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2efe8" w:val="clear"/>
        <w:spacing w:after="0" w:before="0" w:lineRule="auto"/>
        <w:rPr>
          <w:rFonts w:ascii="Cormorant Garamond" w:cs="Cormorant Garamond" w:eastAsia="Cormorant Garamond" w:hAnsi="Cormorant Garamond"/>
          <w:color w:val="0e1118"/>
          <w:sz w:val="34"/>
          <w:szCs w:val="34"/>
        </w:rPr>
      </w:pPr>
      <w:bookmarkStart w:colFirst="0" w:colLast="0" w:name="_9nfxjtq0olmb" w:id="0"/>
      <w:bookmarkEnd w:id="0"/>
      <w:commentRangeStart w:id="0"/>
      <w:r w:rsidDel="00000000" w:rsidR="00000000" w:rsidRPr="00000000">
        <w:rPr>
          <w:rFonts w:ascii="Cormorant Garamond" w:cs="Cormorant Garamond" w:eastAsia="Cormorant Garamond" w:hAnsi="Cormorant Garamond"/>
          <w:color w:val="0e1118"/>
          <w:sz w:val="34"/>
          <w:szCs w:val="34"/>
          <w:rtl w:val="0"/>
        </w:rPr>
        <w:t xml:space="preserve">Интеллект</w:t>
      </w:r>
      <w:ins w:author="Igor Smurov" w:id="0" w:date="2026-03-20T16:01:06Z">
        <w:r w:rsidDel="00000000" w:rsidR="00000000" w:rsidRPr="00000000">
          <w:rPr>
            <w:rFonts w:ascii="Cormorant Garamond" w:cs="Cormorant Garamond" w:eastAsia="Cormorant Garamond" w:hAnsi="Cormorant Garamond"/>
            <w:color w:val="0e1118"/>
            <w:sz w:val="34"/>
            <w:szCs w:val="34"/>
            <w:rtl w:val="0"/>
          </w:rPr>
          <w:t xml:space="preserve">уальный продукт</w:t>
        </w:r>
      </w:ins>
      <w:r w:rsidDel="00000000" w:rsidR="00000000" w:rsidRPr="00000000">
        <w:rPr>
          <w:rFonts w:ascii="Cormorant Garamond" w:cs="Cormorant Garamond" w:eastAsia="Cormorant Garamond" w:hAnsi="Cormorant Garamond"/>
          <w:color w:val="0e1118"/>
          <w:sz w:val="34"/>
          <w:szCs w:val="34"/>
          <w:rtl w:val="0"/>
        </w:rPr>
        <w:t xml:space="preserve"> — </w:t>
      </w:r>
      <w:del w:author="Igor Smurov" w:id="1" w:date="2026-03-20T16:01:43Z">
        <w:r w:rsidDel="00000000" w:rsidR="00000000" w:rsidRPr="00000000">
          <w:rPr>
            <w:rFonts w:ascii="Cormorant Garamond" w:cs="Cormorant Garamond" w:eastAsia="Cormorant Garamond" w:hAnsi="Cormorant Garamond"/>
            <w:color w:val="0e1118"/>
            <w:sz w:val="34"/>
            <w:szCs w:val="34"/>
            <w:rtl w:val="0"/>
          </w:rPr>
          <w:delText xml:space="preserve">главный</w:delText>
        </w:r>
      </w:del>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2efe8" w:val="clear"/>
        <w:spacing w:after="0" w:before="0" w:lineRule="auto"/>
        <w:rPr>
          <w:rFonts w:ascii="Cormorant Garamond" w:cs="Cormorant Garamond" w:eastAsia="Cormorant Garamond" w:hAnsi="Cormorant Garamond"/>
          <w:i w:val="1"/>
          <w:iCs w:val="1"/>
          <w:color w:val="c9973a"/>
          <w:sz w:val="34"/>
          <w:szCs w:val="34"/>
        </w:rPr>
      </w:pPr>
      <w:bookmarkStart w:colFirst="0" w:colLast="0" w:name="_9nfxjtq0olmb" w:id="0"/>
      <w:bookmarkEnd w:id="0"/>
      <w:r w:rsidDel="00000000" w:rsidR="00000000" w:rsidRPr="00000000">
        <w:rPr>
          <w:rFonts w:ascii="Cormorant Garamond" w:cs="Cormorant Garamond" w:eastAsia="Cormorant Garamond" w:hAnsi="Cormorant Garamond"/>
          <w:i w:val="1"/>
          <w:iCs w:val="1"/>
          <w:color w:val="c9973a"/>
          <w:sz w:val="34"/>
          <w:szCs w:val="34"/>
          <w:rtl w:val="0"/>
        </w:rPr>
        <w:t xml:space="preserve">капитал 21 века.</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2efe8" w:val="clear"/>
        <w:spacing w:after="0" w:before="0" w:lineRule="auto"/>
        <w:rPr>
          <w:del w:author="Igor Smurov" w:id="2" w:date="2026-03-20T16:01:27Z"/>
          <w:rFonts w:ascii="Cormorant Garamond" w:cs="Cormorant Garamond" w:eastAsia="Cormorant Garamond" w:hAnsi="Cormorant Garamond"/>
          <w:color w:val="0e1118"/>
          <w:sz w:val="34"/>
          <w:szCs w:val="34"/>
        </w:rPr>
      </w:pPr>
      <w:del w:author="Igor Smurov" w:id="2" w:date="2026-03-20T16:01:27Z">
        <w:bookmarkStart w:colFirst="0" w:colLast="0" w:name="_9nfxjtq0olmb" w:id="0"/>
        <w:bookmarkEnd w:id="0"/>
        <w:r w:rsidDel="00000000" w:rsidR="00000000" w:rsidRPr="00000000">
          <w:rPr>
            <w:rFonts w:ascii="Cormorant Garamond" w:cs="Cormorant Garamond" w:eastAsia="Cormorant Garamond" w:hAnsi="Cormorant Garamond"/>
            <w:color w:val="0e1118"/>
            <w:sz w:val="34"/>
            <w:szCs w:val="34"/>
            <w:rtl w:val="0"/>
          </w:rPr>
          <w:delText xml:space="preserve">Но кому он принадлежит?</w:delText>
        </w:r>
      </w:del>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2efe8" w:val="clear"/>
        <w:spacing w:after="420" w:before="300" w:line="420" w:lineRule="auto"/>
        <w:rPr>
          <w:rFonts w:ascii="Manrope" w:cs="Manrope" w:eastAsia="Manrope" w:hAnsi="Manrope"/>
          <w:color w:val="1a1d24"/>
          <w:sz w:val="24"/>
          <w:szCs w:val="24"/>
        </w:rPr>
      </w:pPr>
      <w:del w:author="Igor Smurov" w:id="2" w:date="2026-03-20T16:01:27Z">
        <w:r w:rsidDel="00000000" w:rsidR="00000000" w:rsidRPr="00000000">
          <w:rPr>
            <w:rFonts w:ascii="Manrope" w:cs="Manrope" w:eastAsia="Manrope" w:hAnsi="Manrope"/>
            <w:color w:val="4a4f5c"/>
            <w:sz w:val="24"/>
            <w:szCs w:val="24"/>
            <w:shd w:fill="f2efe8" w:val="clear"/>
            <w:rtl w:val="0"/>
            <w:rPrChange w:author="Igor Smurov" w:id="3" w:date="2026-03-20T16:01:27Z">
              <w:rPr>
                <w:rFonts w:ascii="Manrope" w:cs="Manrope" w:eastAsia="Manrope" w:hAnsi="Manrope"/>
                <w:color w:val="4a4f5c"/>
                <w:sz w:val="24"/>
                <w:szCs w:val="24"/>
                <w:shd w:fill="f2efe8" w:val="clear"/>
              </w:rPr>
            </w:rPrChange>
          </w:rPr>
          <w:delText xml:space="preserve">Идеи, алгоритмы и компетенции</w:delText>
        </w:r>
      </w:del>
      <w:r w:rsidDel="00000000" w:rsidR="00000000" w:rsidRPr="00000000">
        <w:rPr>
          <w:rFonts w:ascii="Manrope" w:cs="Manrope" w:eastAsia="Manrope" w:hAnsi="Manrope"/>
          <w:color w:val="4a4f5c"/>
          <w:sz w:val="24"/>
          <w:szCs w:val="24"/>
          <w:shd w:fill="f2efe8" w:val="clear"/>
          <w:rtl w:val="0"/>
        </w:rPr>
        <w:t xml:space="preserve"> </w:t>
      </w:r>
      <w:ins w:author="Igor Smurov" w:id="4" w:date="2026-03-20T16:09:28Z">
        <w:r w:rsidDel="00000000" w:rsidR="00000000" w:rsidRPr="00000000">
          <w:rPr>
            <w:rFonts w:ascii="Manrope" w:cs="Manrope" w:eastAsia="Manrope" w:hAnsi="Manrope"/>
            <w:color w:val="4a4f5c"/>
            <w:sz w:val="24"/>
            <w:szCs w:val="24"/>
            <w:shd w:fill="f2efe8" w:val="clear"/>
            <w:rtl w:val="0"/>
          </w:rPr>
          <w:t xml:space="preserve">Симбиоз овеществленных идей, знаний, компетенций и творчества </w:t>
        </w:r>
      </w:ins>
      <w:r w:rsidDel="00000000" w:rsidR="00000000" w:rsidRPr="00000000">
        <w:rPr>
          <w:rFonts w:ascii="Manrope" w:cs="Manrope" w:eastAsia="Manrope" w:hAnsi="Manrope"/>
          <w:color w:val="4a4f5c"/>
          <w:sz w:val="24"/>
          <w:szCs w:val="24"/>
          <w:shd w:fill="f2efe8" w:val="clear"/>
          <w:rtl w:val="0"/>
        </w:rPr>
        <w:t xml:space="preserve">создают больше стоимости, чем заводы и земля. Но инструментов для честного учёта и справедливого распределения этой стоимости — до сих пор не существовало.</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2efe8" w:val="clear"/>
        <w:spacing w:after="420" w:before="300" w:line="420" w:lineRule="auto"/>
        <w:rPr>
          <w:del w:author="Igor Smurov" w:id="5" w:date="2026-03-20T19:09:44Z"/>
          <w:rFonts w:ascii="Manrope" w:cs="Manrope" w:eastAsia="Manrope" w:hAnsi="Manrope"/>
          <w:color w:val="1a1d24"/>
          <w:sz w:val="24"/>
          <w:szCs w:val="24"/>
        </w:rPr>
      </w:pPr>
      <w:del w:author="Igor Smurov" w:id="5" w:date="2026-03-20T19:09:44Z">
        <w:r w:rsidDel="00000000" w:rsidR="00000000" w:rsidRPr="00000000">
          <w:rPr>
            <w:rFonts w:ascii="Manrope" w:cs="Manrope" w:eastAsia="Manrope" w:hAnsi="Manrope"/>
            <w:color w:val="1a1d24"/>
            <w:sz w:val="24"/>
            <w:szCs w:val="24"/>
            <w:rtl w:val="0"/>
          </w:rPr>
          <w:delText xml:space="preserve">Любой создаваемый продукт возникает из двух базовых ресурсов, которые можно наблюдать в любой деятельности. Первый — это </w:delText>
        </w:r>
        <w:r w:rsidDel="00000000" w:rsidR="00000000" w:rsidRPr="00000000">
          <w:rPr>
            <w:rFonts w:ascii="Manrope" w:cs="Manrope" w:eastAsia="Manrope" w:hAnsi="Manrope"/>
            <w:color w:val="0e1118"/>
            <w:sz w:val="24"/>
            <w:szCs w:val="24"/>
            <w:rtl w:val="0"/>
          </w:rPr>
          <w:delText xml:space="preserve">Время</w:delText>
        </w:r>
        <w:r w:rsidDel="00000000" w:rsidR="00000000" w:rsidRPr="00000000">
          <w:rPr>
            <w:rFonts w:ascii="Manrope" w:cs="Manrope" w:eastAsia="Manrope" w:hAnsi="Manrope"/>
            <w:color w:val="1a1d24"/>
            <w:sz w:val="24"/>
            <w:szCs w:val="24"/>
            <w:rtl w:val="0"/>
          </w:rPr>
          <w:delText xml:space="preserve">, то есть астрономические часы жизни человека, которые он тратит и которые невозможно вернуть. Второй — это </w:delText>
        </w:r>
        <w:r w:rsidDel="00000000" w:rsidR="00000000" w:rsidRPr="00000000">
          <w:rPr>
            <w:rFonts w:ascii="Manrope" w:cs="Manrope" w:eastAsia="Manrope" w:hAnsi="Manrope"/>
            <w:color w:val="0e1118"/>
            <w:sz w:val="24"/>
            <w:szCs w:val="24"/>
            <w:rtl w:val="0"/>
          </w:rPr>
          <w:delText xml:space="preserve">Деньги</w:delText>
        </w:r>
        <w:r w:rsidDel="00000000" w:rsidR="00000000" w:rsidRPr="00000000">
          <w:rPr>
            <w:rFonts w:ascii="Manrope" w:cs="Manrope" w:eastAsia="Manrope" w:hAnsi="Manrope"/>
            <w:color w:val="1a1d24"/>
            <w:sz w:val="24"/>
            <w:szCs w:val="24"/>
            <w:rtl w:val="0"/>
          </w:rPr>
          <w:delText xml:space="preserve">, но не как абстрактная валюта, а как стоимость этого времени, включающая в себя как сам факт потраченной жизни, так и накопленные за годы профессиональные компетенции. Иными словами, Деньги — это выраженная в стоимости ценность единицы Времени.</w:delText>
        </w:r>
      </w:del>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2efe8" w:val="clear"/>
        <w:spacing w:after="420" w:before="540" w:line="420" w:lineRule="auto"/>
        <w:rPr>
          <w:del w:author="Igor Smurov" w:id="5" w:date="2026-03-20T19:09:44Z"/>
          <w:rFonts w:ascii="Manrope" w:cs="Manrope" w:eastAsia="Manrope" w:hAnsi="Manrope"/>
          <w:color w:val="1a1d24"/>
          <w:sz w:val="24"/>
          <w:szCs w:val="24"/>
        </w:rPr>
      </w:pPr>
      <w:del w:author="Igor Smurov" w:id="5" w:date="2026-03-20T19:09:44Z">
        <w:r w:rsidDel="00000000" w:rsidR="00000000" w:rsidRPr="00000000">
          <w:rPr>
            <w:rFonts w:ascii="Manrope" w:cs="Manrope" w:eastAsia="Manrope" w:hAnsi="Manrope"/>
            <w:color w:val="1a1d24"/>
            <w:sz w:val="24"/>
            <w:szCs w:val="24"/>
            <w:rtl w:val="0"/>
          </w:rPr>
          <w:delText xml:space="preserve">Когда человек тратит Время, обладающее определённой стоимостью, он создаёт продукт, итоговая ценность которого почти всегда оказывается выше, чем оплата, которую он получил. Эта разница не случайна и не является ошибкой — это системное свойство экономики. Обозначим её как коэффициент </w:delText>
        </w:r>
        <w:r w:rsidDel="00000000" w:rsidR="00000000" w:rsidRPr="00000000">
          <w:rPr>
            <w:rFonts w:ascii="Manrope" w:cs="Manrope" w:eastAsia="Manrope" w:hAnsi="Manrope"/>
            <w:i w:val="1"/>
            <w:iCs w:val="1"/>
            <w:color w:val="1a1d24"/>
            <w:sz w:val="24"/>
            <w:szCs w:val="24"/>
            <w:rtl w:val="0"/>
          </w:rPr>
          <w:delText xml:space="preserve">X</w:delText>
        </w:r>
        <w:r w:rsidDel="00000000" w:rsidR="00000000" w:rsidRPr="00000000">
          <w:rPr>
            <w:rFonts w:ascii="Manrope" w:cs="Manrope" w:eastAsia="Manrope" w:hAnsi="Manrope"/>
            <w:color w:val="1a1d24"/>
            <w:sz w:val="24"/>
            <w:szCs w:val="24"/>
            <w:rtl w:val="0"/>
          </w:rPr>
          <w:delText xml:space="preserve">, который показывает, во сколько раз итоговая стоимость результата превышает базовую стоимость вложенного Времени.</w:delText>
        </w:r>
      </w:del>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2efe8" w:val="clear"/>
        <w:spacing w:after="420" w:before="540" w:line="420" w:lineRule="auto"/>
        <w:rPr>
          <w:del w:author="Igor Smurov" w:id="5" w:date="2026-03-20T19:09:44Z"/>
          <w:rFonts w:ascii="Manrope" w:cs="Manrope" w:eastAsia="Manrope" w:hAnsi="Manrope"/>
          <w:color w:val="1a1d24"/>
          <w:sz w:val="24"/>
          <w:szCs w:val="24"/>
        </w:rPr>
      </w:pPr>
      <w:del w:author="Igor Smurov" w:id="5" w:date="2026-03-20T19:09:44Z">
        <w:r w:rsidDel="00000000" w:rsidR="00000000" w:rsidRPr="00000000">
          <w:rPr>
            <w:rFonts w:ascii="Manrope" w:cs="Manrope" w:eastAsia="Manrope" w:hAnsi="Manrope"/>
            <w:color w:val="1a1d24"/>
            <w:sz w:val="24"/>
            <w:szCs w:val="24"/>
            <w:rtl w:val="0"/>
          </w:rPr>
          <w:delText xml:space="preserve">В классической модели этот коэффициент существует, но не фиксируется и не раскрывается: исполнитель получает оплату за своё Время, оцененное в Деньгах, а всё превышение стоимости закрепляется за владельцем результата. Таким образом, </w:delText>
        </w:r>
        <w:r w:rsidDel="00000000" w:rsidR="00000000" w:rsidRPr="00000000">
          <w:rPr>
            <w:rFonts w:ascii="Manrope" w:cs="Manrope" w:eastAsia="Manrope" w:hAnsi="Manrope"/>
            <w:i w:val="1"/>
            <w:iCs w:val="1"/>
            <w:color w:val="1a1d24"/>
            <w:sz w:val="24"/>
            <w:szCs w:val="24"/>
            <w:rtl w:val="0"/>
          </w:rPr>
          <w:delText xml:space="preserve">X</w:delText>
        </w:r>
        <w:r w:rsidDel="00000000" w:rsidR="00000000" w:rsidRPr="00000000">
          <w:rPr>
            <w:rFonts w:ascii="Manrope" w:cs="Manrope" w:eastAsia="Manrope" w:hAnsi="Manrope"/>
            <w:color w:val="1a1d24"/>
            <w:sz w:val="24"/>
            <w:szCs w:val="24"/>
            <w:rtl w:val="0"/>
          </w:rPr>
          <w:delText xml:space="preserve"> становится скрытым параметром системы, который влияет на итоговую стоимость, но не принадлежит тем, кто непосредственно создаёт продукт.</w:delText>
        </w:r>
      </w:del>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2efe8" w:val="clear"/>
        <w:spacing w:after="420" w:before="540" w:line="420" w:lineRule="auto"/>
        <w:rPr>
          <w:del w:author="Igor Smurov" w:id="5" w:date="2026-03-20T19:09:44Z"/>
          <w:rFonts w:ascii="Manrope" w:cs="Manrope" w:eastAsia="Manrope" w:hAnsi="Manrope"/>
          <w:color w:val="1a1d24"/>
          <w:sz w:val="24"/>
          <w:szCs w:val="24"/>
        </w:rPr>
      </w:pPr>
      <w:del w:author="Igor Smurov" w:id="5" w:date="2026-03-20T19:09:44Z">
        <w:r w:rsidDel="00000000" w:rsidR="00000000" w:rsidRPr="00000000">
          <w:rPr>
            <w:rFonts w:ascii="Manrope" w:cs="Manrope" w:eastAsia="Manrope" w:hAnsi="Manrope"/>
            <w:color w:val="1a1d24"/>
            <w:sz w:val="24"/>
            <w:szCs w:val="24"/>
            <w:rtl w:val="0"/>
          </w:rPr>
          <w:delText xml:space="preserve">В модели Благороста сам принцип не меняется — дополнительная стоимость по-прежнему возникает, — но меняется способ её учёта. Коэффициент </w:delText>
        </w:r>
        <w:r w:rsidDel="00000000" w:rsidR="00000000" w:rsidRPr="00000000">
          <w:rPr>
            <w:rFonts w:ascii="Manrope" w:cs="Manrope" w:eastAsia="Manrope" w:hAnsi="Manrope"/>
            <w:i w:val="1"/>
            <w:iCs w:val="1"/>
            <w:color w:val="1a1d24"/>
            <w:sz w:val="24"/>
            <w:szCs w:val="24"/>
            <w:rtl w:val="0"/>
          </w:rPr>
          <w:delText xml:space="preserve">X</w:delText>
        </w:r>
        <w:r w:rsidDel="00000000" w:rsidR="00000000" w:rsidRPr="00000000">
          <w:rPr>
            <w:rFonts w:ascii="Manrope" w:cs="Manrope" w:eastAsia="Manrope" w:hAnsi="Manrope"/>
            <w:color w:val="1a1d24"/>
            <w:sz w:val="24"/>
            <w:szCs w:val="24"/>
            <w:rtl w:val="0"/>
          </w:rPr>
          <w:delText xml:space="preserve"> перестаёт быть скрытым и переводится в строгую математическую форму через последовательное применение золотого сечения. В результате он фиксируется как </w:delText>
        </w:r>
        <w:r w:rsidDel="00000000" w:rsidR="00000000" w:rsidRPr="00000000">
          <w:rPr>
            <w:rFonts w:ascii="Manrope" w:cs="Manrope" w:eastAsia="Manrope" w:hAnsi="Manrope"/>
            <w:color w:val="0e1118"/>
            <w:sz w:val="24"/>
            <w:szCs w:val="24"/>
            <w:rtl w:val="0"/>
          </w:rPr>
          <w:delText xml:space="preserve">φ² = 2,618</w:delText>
        </w:r>
        <w:r w:rsidDel="00000000" w:rsidR="00000000" w:rsidRPr="00000000">
          <w:rPr>
            <w:rFonts w:ascii="Manrope" w:cs="Manrope" w:eastAsia="Manrope" w:hAnsi="Manrope"/>
            <w:color w:val="1a1d24"/>
            <w:sz w:val="24"/>
            <w:szCs w:val="24"/>
            <w:rtl w:val="0"/>
          </w:rPr>
          <w:delText xml:space="preserve">, что позволяет не просто констатировать наличие добавленной стоимости, а явно включить её в расчёт и распределение между участниками.</w:delText>
        </w:r>
      </w:del>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2efe8" w:val="clear"/>
        <w:spacing w:after="1260" w:line="420" w:lineRule="auto"/>
        <w:rPr>
          <w:del w:author="Igor Smurov" w:id="5" w:date="2026-03-20T19:09:44Z"/>
          <w:rFonts w:ascii="Manrope" w:cs="Manrope" w:eastAsia="Manrope" w:hAnsi="Manrope"/>
          <w:color w:val="1a1d24"/>
          <w:sz w:val="24"/>
          <w:szCs w:val="24"/>
        </w:rPr>
      </w:pPr>
      <w:del w:author="Igor Smurov" w:id="5" w:date="2026-03-20T19:09:44Z">
        <w:r w:rsidDel="00000000" w:rsidR="00000000" w:rsidRPr="00000000">
          <w:rPr>
            <w:rFonts w:ascii="Manrope" w:cs="Manrope" w:eastAsia="Manrope" w:hAnsi="Manrope"/>
            <w:color w:val="1a1d24"/>
            <w:sz w:val="24"/>
            <w:szCs w:val="24"/>
            <w:rtl w:val="0"/>
          </w:rPr>
          <w:delText xml:space="preserve">На этом этапе мы всё ещё оперируем интуитивными понятиями Времени и Денег, но далее переходим к строгим обозначениям: </w:delText>
        </w:r>
        <w:r w:rsidDel="00000000" w:rsidR="00000000" w:rsidRPr="00000000">
          <w:rPr>
            <w:rFonts w:ascii="Manrope" w:cs="Manrope" w:eastAsia="Manrope" w:hAnsi="Manrope"/>
            <w:color w:val="0e1118"/>
            <w:sz w:val="24"/>
            <w:szCs w:val="24"/>
            <w:rtl w:val="0"/>
          </w:rPr>
          <w:delText xml:space="preserve">t</w:delText>
        </w:r>
        <w:r w:rsidDel="00000000" w:rsidR="00000000" w:rsidRPr="00000000">
          <w:rPr>
            <w:rFonts w:ascii="Manrope" w:cs="Manrope" w:eastAsia="Manrope" w:hAnsi="Manrope"/>
            <w:color w:val="1a1d24"/>
            <w:sz w:val="24"/>
            <w:szCs w:val="24"/>
            <w:rtl w:val="0"/>
          </w:rPr>
          <w:delText xml:space="preserve"> — астрономическое время, </w:delText>
        </w:r>
        <w:r w:rsidDel="00000000" w:rsidR="00000000" w:rsidRPr="00000000">
          <w:rPr>
            <w:rFonts w:ascii="Manrope" w:cs="Manrope" w:eastAsia="Manrope" w:hAnsi="Manrope"/>
            <w:color w:val="0e1118"/>
            <w:sz w:val="24"/>
            <w:szCs w:val="24"/>
            <w:rtl w:val="0"/>
          </w:rPr>
          <w:delText xml:space="preserve">v</w:delText>
        </w:r>
        <w:r w:rsidDel="00000000" w:rsidR="00000000" w:rsidRPr="00000000">
          <w:rPr>
            <w:rFonts w:ascii="Manrope" w:cs="Manrope" w:eastAsia="Manrope" w:hAnsi="Manrope"/>
            <w:color w:val="1a1d24"/>
            <w:sz w:val="24"/>
            <w:szCs w:val="24"/>
            <w:rtl w:val="0"/>
          </w:rPr>
          <w:delText xml:space="preserve"> — стоимость единицы астрономического времени, </w:delText>
        </w:r>
        <w:r w:rsidDel="00000000" w:rsidR="00000000" w:rsidRPr="00000000">
          <w:rPr>
            <w:rFonts w:ascii="Manrope" w:cs="Manrope" w:eastAsia="Manrope" w:hAnsi="Manrope"/>
            <w:color w:val="0e1118"/>
            <w:sz w:val="24"/>
            <w:szCs w:val="24"/>
            <w:rtl w:val="0"/>
          </w:rPr>
          <w:delText xml:space="preserve">v'</w:delText>
        </w:r>
        <w:r w:rsidDel="00000000" w:rsidR="00000000" w:rsidRPr="00000000">
          <w:rPr>
            <w:rFonts w:ascii="Manrope" w:cs="Manrope" w:eastAsia="Manrope" w:hAnsi="Manrope"/>
            <w:color w:val="1a1d24"/>
            <w:sz w:val="24"/>
            <w:szCs w:val="24"/>
            <w:rtl w:val="0"/>
          </w:rPr>
          <w:delText xml:space="preserve"> — стоимость профессиональных компетенций, проявленных в единицу времени. Именно через эти параметры формализуется та самая связка Времени и Денег, о которой говорилось выше.</w:delText>
        </w:r>
      </w:del>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2efe8" w:val="clear"/>
        <w:spacing w:after="420" w:before="300" w:line="420" w:lineRule="auto"/>
        <w:rPr>
          <w:rFonts w:ascii="Manrope" w:cs="Manrope" w:eastAsia="Manrope" w:hAnsi="Manrope"/>
          <w:color w:val="1a1d24"/>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2efe8" w:val="clear"/>
        <w:spacing w:after="420" w:before="300" w:line="420" w:lineRule="auto"/>
        <w:rPr>
          <w:rFonts w:ascii="Manrope" w:cs="Manrope" w:eastAsia="Manrope" w:hAnsi="Manrope"/>
          <w:color w:val="1a1d24"/>
          <w:sz w:val="24"/>
          <w:szCs w:val="24"/>
        </w:rPr>
      </w:pPr>
      <w:r w:rsidDel="00000000" w:rsidR="00000000" w:rsidRPr="00000000">
        <w:rPr>
          <w:rFonts w:ascii="Manrope" w:cs="Manrope" w:eastAsia="Manrope" w:hAnsi="Manrope"/>
          <w:color w:val="1a1d24"/>
          <w:sz w:val="24"/>
          <w:szCs w:val="24"/>
          <w:rtl w:val="0"/>
        </w:rPr>
        <w:t xml:space="preserve">Создание интеллектуального продукта требует Времени, которое имеет два измерения.  Это </w:t>
      </w:r>
      <w:r w:rsidDel="00000000" w:rsidR="00000000" w:rsidRPr="00000000">
        <w:rPr>
          <w:rFonts w:ascii="Manrope" w:cs="Manrope" w:eastAsia="Manrope" w:hAnsi="Manrope"/>
          <w:color w:val="0e1118"/>
          <w:sz w:val="24"/>
          <w:szCs w:val="24"/>
          <w:rtl w:val="0"/>
        </w:rPr>
        <w:t xml:space="preserve">Время </w:t>
      </w:r>
      <w:r w:rsidDel="00000000" w:rsidR="00000000" w:rsidRPr="00000000">
        <w:rPr>
          <w:rFonts w:ascii="Manrope" w:cs="Manrope" w:eastAsia="Manrope" w:hAnsi="Manrope"/>
          <w:color w:val="1a1d24"/>
          <w:sz w:val="24"/>
          <w:szCs w:val="24"/>
          <w:rtl w:val="0"/>
        </w:rPr>
        <w:t xml:space="preserve">астрономическое - часы жизни создателя как человека , которые он тратит и которые невозможно вернуть. И Время “созидательное”, в течение которого реализуются  накопленные знания, профессиональные компетенции, развитый творческий потенциал человека. Интеллектуальный продукт (как, впрочем и любой другой продукт) и есть овеществленный труд создателя, совершенный в двух временных измерениях.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2efe8" w:val="clear"/>
        <w:spacing w:after="420" w:before="540" w:line="420" w:lineRule="auto"/>
        <w:rPr>
          <w:rFonts w:ascii="Manrope" w:cs="Manrope" w:eastAsia="Manrope" w:hAnsi="Manrope"/>
          <w:color w:val="1a1d24"/>
          <w:sz w:val="24"/>
          <w:szCs w:val="24"/>
        </w:rPr>
      </w:pPr>
      <w:r w:rsidDel="00000000" w:rsidR="00000000" w:rsidRPr="00000000">
        <w:rPr>
          <w:rFonts w:ascii="Manrope" w:cs="Manrope" w:eastAsia="Manrope" w:hAnsi="Manrope"/>
          <w:color w:val="1a1d24"/>
          <w:sz w:val="24"/>
          <w:szCs w:val="24"/>
          <w:rtl w:val="0"/>
        </w:rPr>
        <w:t xml:space="preserve">“Честный” капиталист отчуждает весь труд создателя, выраженный в денежной  оценке, но оплачивает  деньгами только “созидательное” Время - расценки квалификаций известны. Потраченное астрономическое время, которое и формирует добавленную стоимость в продукте, он присваивает.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2efe8" w:val="clear"/>
        <w:spacing w:after="420" w:before="540" w:line="420" w:lineRule="auto"/>
        <w:rPr>
          <w:rFonts w:ascii="Manrope" w:cs="Manrope" w:eastAsia="Manrope" w:hAnsi="Manrope"/>
          <w:color w:val="1a1d24"/>
          <w:sz w:val="24"/>
          <w:szCs w:val="24"/>
        </w:rPr>
      </w:pPr>
      <w:r w:rsidDel="00000000" w:rsidR="00000000" w:rsidRPr="00000000">
        <w:rPr>
          <w:rFonts w:ascii="Manrope" w:cs="Manrope" w:eastAsia="Manrope" w:hAnsi="Manrope"/>
          <w:color w:val="1a1d24"/>
          <w:sz w:val="24"/>
          <w:szCs w:val="24"/>
          <w:rtl w:val="0"/>
        </w:rPr>
        <w:t xml:space="preserve">Модель Благорост восстанавливает справедливость и ведет учет Времени создателя в его двух измерениях - “созидательном” и астрономическом.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2efe8" w:val="clear"/>
        <w:spacing w:after="420" w:before="540" w:line="420" w:lineRule="auto"/>
        <w:rPr>
          <w:rFonts w:ascii="Manrope" w:cs="Manrope" w:eastAsia="Manrope" w:hAnsi="Manrope"/>
          <w:color w:val="1a1d24"/>
          <w:sz w:val="24"/>
          <w:szCs w:val="24"/>
        </w:rPr>
      </w:pPr>
      <w:r w:rsidDel="00000000" w:rsidR="00000000" w:rsidRPr="00000000">
        <w:rPr>
          <w:rFonts w:ascii="Manrope" w:cs="Manrope" w:eastAsia="Manrope" w:hAnsi="Manrope"/>
          <w:color w:val="1a1d24"/>
          <w:sz w:val="24"/>
          <w:szCs w:val="24"/>
          <w:rtl w:val="0"/>
        </w:rPr>
        <w:t xml:space="preserve">Далее переходим к строгим обозначениям: </w:t>
      </w:r>
      <w:r w:rsidDel="00000000" w:rsidR="00000000" w:rsidRPr="00000000">
        <w:rPr>
          <w:rFonts w:ascii="Manrope" w:cs="Manrope" w:eastAsia="Manrope" w:hAnsi="Manrope"/>
          <w:color w:val="0e1118"/>
          <w:sz w:val="24"/>
          <w:szCs w:val="24"/>
          <w:rtl w:val="0"/>
        </w:rPr>
        <w:t xml:space="preserve">t</w:t>
      </w:r>
      <w:r w:rsidDel="00000000" w:rsidR="00000000" w:rsidRPr="00000000">
        <w:rPr>
          <w:rFonts w:ascii="Manrope" w:cs="Manrope" w:eastAsia="Manrope" w:hAnsi="Manrope"/>
          <w:color w:val="1a1d24"/>
          <w:sz w:val="24"/>
          <w:szCs w:val="24"/>
          <w:rtl w:val="0"/>
        </w:rPr>
        <w:t xml:space="preserve"> — время, </w:t>
      </w:r>
      <w:r w:rsidDel="00000000" w:rsidR="00000000" w:rsidRPr="00000000">
        <w:rPr>
          <w:rFonts w:ascii="Manrope" w:cs="Manrope" w:eastAsia="Manrope" w:hAnsi="Manrope"/>
          <w:color w:val="0e1118"/>
          <w:sz w:val="24"/>
          <w:szCs w:val="24"/>
          <w:rtl w:val="0"/>
        </w:rPr>
        <w:t xml:space="preserve">v</w:t>
      </w:r>
      <w:r w:rsidDel="00000000" w:rsidR="00000000" w:rsidRPr="00000000">
        <w:rPr>
          <w:rFonts w:ascii="Manrope" w:cs="Manrope" w:eastAsia="Manrope" w:hAnsi="Manrope"/>
          <w:color w:val="1a1d24"/>
          <w:sz w:val="24"/>
          <w:szCs w:val="24"/>
          <w:rtl w:val="0"/>
        </w:rPr>
        <w:t xml:space="preserve"> — стоимость единицы астрономического времени, </w:t>
      </w:r>
      <w:r w:rsidDel="00000000" w:rsidR="00000000" w:rsidRPr="00000000">
        <w:rPr>
          <w:rFonts w:ascii="Manrope" w:cs="Manrope" w:eastAsia="Manrope" w:hAnsi="Manrope"/>
          <w:color w:val="0e1118"/>
          <w:sz w:val="24"/>
          <w:szCs w:val="24"/>
          <w:rtl w:val="0"/>
        </w:rPr>
        <w:t xml:space="preserve">v'</w:t>
      </w:r>
      <w:r w:rsidDel="00000000" w:rsidR="00000000" w:rsidRPr="00000000">
        <w:rPr>
          <w:rFonts w:ascii="Manrope" w:cs="Manrope" w:eastAsia="Manrope" w:hAnsi="Manrope"/>
          <w:color w:val="1a1d24"/>
          <w:sz w:val="24"/>
          <w:szCs w:val="24"/>
          <w:rtl w:val="0"/>
        </w:rPr>
        <w:t xml:space="preserve"> — стоимость знаний, профессиональных компетенций и творческого потенциала, проявленных в единицу времени. А S - это стоимость Продукта (в т.ч. интеллектуального).</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2efe8" w:val="clear"/>
        <w:spacing w:after="180" w:line="420" w:lineRule="auto"/>
        <w:rPr>
          <w:del w:author="Igor Smurov" w:id="6" w:date="2026-03-20T18:50:41Z"/>
          <w:rFonts w:ascii="JetBrains Mono" w:cs="JetBrains Mono" w:eastAsia="JetBrains Mono" w:hAnsi="JetBrains Mono"/>
          <w:color w:val="4a4f5c"/>
          <w:sz w:val="15"/>
          <w:szCs w:val="15"/>
        </w:rPr>
      </w:pPr>
      <w:del w:author="Igor Smurov" w:id="6" w:date="2026-03-20T18:50:41Z">
        <w:r w:rsidDel="00000000" w:rsidR="00000000" w:rsidRPr="00000000">
          <w:rPr>
            <w:rFonts w:ascii="JetBrains Mono" w:cs="JetBrains Mono" w:eastAsia="JetBrains Mono" w:hAnsi="JetBrains Mono"/>
            <w:color w:val="4a4f5c"/>
            <w:sz w:val="15"/>
            <w:szCs w:val="15"/>
            <w:rtl w:val="0"/>
          </w:rPr>
          <w:delText xml:space="preserve">При найме</w:delText>
        </w:r>
      </w:del>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2efe8" w:val="clear"/>
        <w:spacing w:after="120" w:line="420" w:lineRule="auto"/>
        <w:rPr>
          <w:del w:author="Igor Smurov" w:id="6" w:date="2026-03-20T18:50:41Z"/>
          <w:rFonts w:ascii="Cormorant Garamond" w:cs="Cormorant Garamond" w:eastAsia="Cormorant Garamond" w:hAnsi="Cormorant Garamond"/>
          <w:color w:val="0e1118"/>
          <w:sz w:val="33"/>
          <w:szCs w:val="33"/>
        </w:rPr>
      </w:pPr>
      <w:del w:author="Igor Smurov" w:id="6" w:date="2026-03-20T18:50:41Z">
        <w:r w:rsidDel="00000000" w:rsidR="00000000" w:rsidRPr="00000000">
          <w:rPr>
            <w:rFonts w:ascii="Cormorant Garamond" w:cs="Cormorant Garamond" w:eastAsia="Cormorant Garamond" w:hAnsi="Cormorant Garamond"/>
            <w:color w:val="1a1d24"/>
            <w:sz w:val="33"/>
            <w:szCs w:val="33"/>
            <w:rtl w:val="0"/>
          </w:rPr>
          <w:delText xml:space="preserve">S = </w:delText>
        </w:r>
        <w:r w:rsidDel="00000000" w:rsidR="00000000" w:rsidRPr="00000000">
          <w:rPr>
            <w:rFonts w:ascii="Cormorant Garamond" w:cs="Cormorant Garamond" w:eastAsia="Cormorant Garamond" w:hAnsi="Cormorant Garamond"/>
            <w:i w:val="1"/>
            <w:iCs w:val="1"/>
            <w:color w:val="c9973a"/>
            <w:sz w:val="33"/>
            <w:szCs w:val="33"/>
            <w:rtl w:val="0"/>
          </w:rPr>
          <w:delText xml:space="preserve">X</w:delText>
        </w:r>
        <w:r w:rsidDel="00000000" w:rsidR="00000000" w:rsidRPr="00000000">
          <w:rPr>
            <w:rFonts w:ascii="Cormorant Garamond" w:cs="Cormorant Garamond" w:eastAsia="Cormorant Garamond" w:hAnsi="Cormorant Garamond"/>
            <w:color w:val="1a1d24"/>
            <w:sz w:val="33"/>
            <w:szCs w:val="33"/>
            <w:rtl w:val="0"/>
          </w:rPr>
          <w:delText xml:space="preserve"> · </w:delText>
        </w:r>
        <w:r w:rsidDel="00000000" w:rsidR="00000000" w:rsidRPr="00000000">
          <w:rPr>
            <w:rFonts w:ascii="Cormorant Garamond" w:cs="Cormorant Garamond" w:eastAsia="Cormorant Garamond" w:hAnsi="Cormorant Garamond"/>
            <w:color w:val="0e1118"/>
            <w:sz w:val="33"/>
            <w:szCs w:val="33"/>
            <w:rtl w:val="0"/>
          </w:rPr>
          <w:delText xml:space="preserve">Время</w:delText>
        </w:r>
        <w:r w:rsidDel="00000000" w:rsidR="00000000" w:rsidRPr="00000000">
          <w:rPr>
            <w:rFonts w:ascii="Cormorant Garamond" w:cs="Cormorant Garamond" w:eastAsia="Cormorant Garamond" w:hAnsi="Cormorant Garamond"/>
            <w:color w:val="1a1d24"/>
            <w:sz w:val="33"/>
            <w:szCs w:val="33"/>
            <w:rtl w:val="0"/>
          </w:rPr>
          <w:delText xml:space="preserve"> · </w:delText>
        </w:r>
        <w:r w:rsidDel="00000000" w:rsidR="00000000" w:rsidRPr="00000000">
          <w:rPr>
            <w:rFonts w:ascii="Cormorant Garamond" w:cs="Cormorant Garamond" w:eastAsia="Cormorant Garamond" w:hAnsi="Cormorant Garamond"/>
            <w:color w:val="0e1118"/>
            <w:sz w:val="33"/>
            <w:szCs w:val="33"/>
            <w:rtl w:val="0"/>
          </w:rPr>
          <w:delText xml:space="preserve">Деньги</w:delText>
        </w:r>
      </w:del>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2efe8" w:val="clear"/>
        <w:spacing w:line="420" w:lineRule="auto"/>
        <w:jc w:val="center"/>
        <w:rPr>
          <w:del w:author="Igor Smurov" w:id="6" w:date="2026-03-20T18:50:41Z"/>
          <w:rFonts w:ascii="Cormorant Garamond" w:cs="Cormorant Garamond" w:eastAsia="Cormorant Garamond" w:hAnsi="Cormorant Garamond"/>
          <w:color w:val="c9973a"/>
          <w:sz w:val="42"/>
          <w:szCs w:val="42"/>
        </w:rPr>
      </w:pPr>
      <w:del w:author="Igor Smurov" w:id="6" w:date="2026-03-20T18:50:41Z">
        <w:r w:rsidDel="00000000" w:rsidR="00000000" w:rsidRPr="00000000">
          <w:rPr>
            <w:rFonts w:ascii="Cormorant Garamond" w:cs="Cormorant Garamond" w:eastAsia="Cormorant Garamond" w:hAnsi="Cormorant Garamond"/>
            <w:color w:val="c9973a"/>
            <w:sz w:val="42"/>
            <w:szCs w:val="42"/>
            <w:rtl w:val="0"/>
          </w:rPr>
          <w:delText xml:space="preserve">→</w:delText>
        </w:r>
      </w:del>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2efe8" w:val="clear"/>
        <w:spacing w:after="180" w:line="420" w:lineRule="auto"/>
        <w:rPr>
          <w:del w:author="Igor Smurov" w:id="6" w:date="2026-03-20T18:50:41Z"/>
          <w:rFonts w:ascii="JetBrains Mono" w:cs="JetBrains Mono" w:eastAsia="JetBrains Mono" w:hAnsi="JetBrains Mono"/>
          <w:color w:val="4a4f5c"/>
          <w:sz w:val="15"/>
          <w:szCs w:val="15"/>
        </w:rPr>
      </w:pPr>
      <w:del w:author="Igor Smurov" w:id="6" w:date="2026-03-20T18:50:41Z">
        <w:r w:rsidDel="00000000" w:rsidR="00000000" w:rsidRPr="00000000">
          <w:rPr>
            <w:rFonts w:ascii="JetBrains Mono" w:cs="JetBrains Mono" w:eastAsia="JetBrains Mono" w:hAnsi="JetBrains Mono"/>
            <w:color w:val="4a4f5c"/>
            <w:sz w:val="15"/>
            <w:szCs w:val="15"/>
            <w:rtl w:val="0"/>
          </w:rPr>
          <w:delText xml:space="preserve">В Благоросте</w:delText>
        </w:r>
      </w:del>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2efe8" w:val="clear"/>
        <w:spacing w:after="120" w:line="420" w:lineRule="auto"/>
        <w:rPr>
          <w:del w:author="Igor Smurov" w:id="6" w:date="2026-03-20T18:50:41Z"/>
          <w:rFonts w:ascii="Cormorant Garamond" w:cs="Cormorant Garamond" w:eastAsia="Cormorant Garamond" w:hAnsi="Cormorant Garamond"/>
          <w:color w:val="0e1118"/>
          <w:sz w:val="33"/>
          <w:szCs w:val="33"/>
        </w:rPr>
      </w:pPr>
      <w:del w:author="Igor Smurov" w:id="6" w:date="2026-03-20T18:50:41Z">
        <w:r w:rsidDel="00000000" w:rsidR="00000000" w:rsidRPr="00000000">
          <w:rPr>
            <w:rFonts w:ascii="Cormorant Garamond" w:cs="Cormorant Garamond" w:eastAsia="Cormorant Garamond" w:hAnsi="Cormorant Garamond"/>
            <w:color w:val="1a1d24"/>
            <w:sz w:val="33"/>
            <w:szCs w:val="33"/>
            <w:rtl w:val="0"/>
          </w:rPr>
          <w:delText xml:space="preserve">S ≈ </w:delText>
        </w:r>
        <w:r w:rsidDel="00000000" w:rsidR="00000000" w:rsidRPr="00000000">
          <w:rPr>
            <w:rFonts w:ascii="Cormorant Garamond" w:cs="Cormorant Garamond" w:eastAsia="Cormorant Garamond" w:hAnsi="Cormorant Garamond"/>
            <w:i w:val="1"/>
            <w:iCs w:val="1"/>
            <w:color w:val="c9973a"/>
            <w:sz w:val="33"/>
            <w:szCs w:val="33"/>
            <w:rtl w:val="0"/>
          </w:rPr>
          <w:delText xml:space="preserve">2,618</w:delText>
        </w:r>
        <w:r w:rsidDel="00000000" w:rsidR="00000000" w:rsidRPr="00000000">
          <w:rPr>
            <w:rFonts w:ascii="Cormorant Garamond" w:cs="Cormorant Garamond" w:eastAsia="Cormorant Garamond" w:hAnsi="Cormorant Garamond"/>
            <w:color w:val="1a1d24"/>
            <w:sz w:val="33"/>
            <w:szCs w:val="33"/>
            <w:rtl w:val="0"/>
          </w:rPr>
          <w:delText xml:space="preserve"> · </w:delText>
        </w:r>
        <w:r w:rsidDel="00000000" w:rsidR="00000000" w:rsidRPr="00000000">
          <w:rPr>
            <w:rFonts w:ascii="Cormorant Garamond" w:cs="Cormorant Garamond" w:eastAsia="Cormorant Garamond" w:hAnsi="Cormorant Garamond"/>
            <w:color w:val="0e1118"/>
            <w:sz w:val="33"/>
            <w:szCs w:val="33"/>
            <w:rtl w:val="0"/>
          </w:rPr>
          <w:delText xml:space="preserve">Время</w:delText>
        </w:r>
        <w:r w:rsidDel="00000000" w:rsidR="00000000" w:rsidRPr="00000000">
          <w:rPr>
            <w:rFonts w:ascii="Cormorant Garamond" w:cs="Cormorant Garamond" w:eastAsia="Cormorant Garamond" w:hAnsi="Cormorant Garamond"/>
            <w:color w:val="1a1d24"/>
            <w:sz w:val="33"/>
            <w:szCs w:val="33"/>
            <w:rtl w:val="0"/>
          </w:rPr>
          <w:delText xml:space="preserve"> · </w:delText>
        </w:r>
        <w:r w:rsidDel="00000000" w:rsidR="00000000" w:rsidRPr="00000000">
          <w:rPr>
            <w:rFonts w:ascii="Cormorant Garamond" w:cs="Cormorant Garamond" w:eastAsia="Cormorant Garamond" w:hAnsi="Cormorant Garamond"/>
            <w:color w:val="0e1118"/>
            <w:sz w:val="33"/>
            <w:szCs w:val="33"/>
            <w:rtl w:val="0"/>
          </w:rPr>
          <w:delText xml:space="preserve">Деньги</w:delText>
        </w:r>
      </w:del>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2efe8" w:val="clear"/>
        <w:spacing w:after="120" w:line="420" w:lineRule="auto"/>
        <w:rPr>
          <w:del w:author="Igor Smurov" w:id="6" w:date="2026-03-20T18:50:41Z"/>
          <w:rFonts w:ascii="Cormorant Garamond" w:cs="Cormorant Garamond" w:eastAsia="Cormorant Garamond" w:hAnsi="Cormorant Garamond"/>
          <w:color w:val="0e1118"/>
          <w:sz w:val="33"/>
          <w:szCs w:val="33"/>
        </w:rPr>
      </w:pPr>
      <w:del w:author="Igor Smurov" w:id="6" w:date="2026-03-20T18:50:41Z">
        <w:r w:rsidDel="00000000" w:rsidR="00000000" w:rsidRPr="00000000">
          <w:rPr>
            <w:rFonts w:ascii="Manrope" w:cs="Manrope" w:eastAsia="Manrope" w:hAnsi="Manrope"/>
            <w:color w:val="1a1d24"/>
            <w:sz w:val="24"/>
            <w:szCs w:val="24"/>
            <w:shd w:fill="f2efe8" w:val="clear"/>
            <w:rtl w:val="0"/>
          </w:rPr>
          <w:delText xml:space="preserve">Разница между этими двумя записями состоит не в самой формуле, а в статусе коэффициента: в одном случае </w:delText>
        </w:r>
        <w:r w:rsidDel="00000000" w:rsidR="00000000" w:rsidRPr="00000000">
          <w:rPr>
            <w:rFonts w:ascii="Cormorant Garamond" w:cs="Cormorant Garamond" w:eastAsia="Cormorant Garamond" w:hAnsi="Cormorant Garamond"/>
            <w:i w:val="1"/>
            <w:iCs w:val="1"/>
            <w:color w:val="c9973a"/>
            <w:sz w:val="24"/>
            <w:szCs w:val="24"/>
            <w:shd w:fill="f2efe8" w:val="clear"/>
            <w:rtl w:val="0"/>
          </w:rPr>
          <w:delText xml:space="preserve">X</w:delText>
        </w:r>
        <w:r w:rsidDel="00000000" w:rsidR="00000000" w:rsidRPr="00000000">
          <w:rPr>
            <w:rFonts w:ascii="Manrope" w:cs="Manrope" w:eastAsia="Manrope" w:hAnsi="Manrope"/>
            <w:color w:val="1a1d24"/>
            <w:sz w:val="24"/>
            <w:szCs w:val="24"/>
            <w:shd w:fill="f2efe8" w:val="clear"/>
            <w:rtl w:val="0"/>
          </w:rPr>
          <w:delText xml:space="preserve"> остаётся скрытым и присваивается, в другом — фиксируется как φ² и становится частью общей распределяемой стоимости.</w:delText>
        </w:r>
        <w:r w:rsidDel="00000000" w:rsidR="00000000" w:rsidRPr="00000000">
          <w:rPr>
            <w:rtl w:val="0"/>
          </w:rPr>
        </w:r>
      </w:del>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2efe8" w:val="clear"/>
        <w:spacing w:after="220" w:before="0" w:line="288" w:lineRule="auto"/>
        <w:rPr>
          <w:del w:author="Igor Smurov" w:id="6" w:date="2026-03-20T18:50:41Z"/>
          <w:rFonts w:ascii="Cormorant Garamond" w:cs="Cormorant Garamond" w:eastAsia="Cormorant Garamond" w:hAnsi="Cormorant Garamond"/>
          <w:color w:val="c9973a"/>
          <w:sz w:val="36"/>
          <w:szCs w:val="36"/>
        </w:rPr>
      </w:pPr>
      <w:del w:author="Igor Smurov" w:id="6" w:date="2026-03-20T18:50:41Z">
        <w:bookmarkStart w:colFirst="0" w:colLast="0" w:name="_o7zmw9dq7lvq" w:id="1"/>
        <w:bookmarkEnd w:id="1"/>
        <w:r w:rsidDel="00000000" w:rsidR="00000000" w:rsidRPr="00000000">
          <w:rPr>
            <w:rFonts w:ascii="Cormorant Garamond" w:cs="Cormorant Garamond" w:eastAsia="Cormorant Garamond" w:hAnsi="Cormorant Garamond"/>
            <w:color w:val="c9973a"/>
            <w:sz w:val="36"/>
            <w:szCs w:val="36"/>
            <w:rtl w:val="0"/>
          </w:rPr>
          <w:delText xml:space="preserve">Почему появляется 2,618</w:delText>
        </w:r>
      </w:del>
    </w:p>
    <w:p w:rsidR="00000000" w:rsidDel="00000000" w:rsidP="00000000" w:rsidRDefault="00000000" w:rsidRPr="00000000" w14:paraId="00000016">
      <w:pPr>
        <w:rPr>
          <w:del w:author="Igor Smurov" w:id="6" w:date="2026-03-20T18:50:41Z"/>
        </w:rPr>
      </w:pPr>
      <w:del w:author="Igor Smurov" w:id="6" w:date="2026-03-20T18:50:41Z">
        <w:r w:rsidDel="00000000" w:rsidR="00000000" w:rsidRPr="00000000">
          <w:rPr>
            <w:rtl w:val="0"/>
          </w:rPr>
        </w:r>
      </w:del>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2efe8" w:val="clear"/>
        <w:spacing w:line="432" w:lineRule="auto"/>
        <w:rPr>
          <w:del w:author="Igor Smurov" w:id="6" w:date="2026-03-20T18:50:41Z"/>
          <w:rFonts w:ascii="Manrope" w:cs="Manrope" w:eastAsia="Manrope" w:hAnsi="Manrope"/>
          <w:color w:val="4a4f5c"/>
          <w:sz w:val="21"/>
          <w:szCs w:val="21"/>
        </w:rPr>
      </w:pPr>
      <w:del w:author="Igor Smurov" w:id="6" w:date="2026-03-20T18:50:41Z">
        <w:r w:rsidDel="00000000" w:rsidR="00000000" w:rsidRPr="00000000">
          <w:rPr>
            <w:rFonts w:ascii="Manrope" w:cs="Manrope" w:eastAsia="Manrope" w:hAnsi="Manrope"/>
            <w:color w:val="4a4f5c"/>
            <w:sz w:val="21"/>
            <w:szCs w:val="21"/>
            <w:rtl w:val="0"/>
          </w:rPr>
          <w:delText xml:space="preserve">Внутри модели используются два уровня одного и того же принципа. Сначала золотое сечение применяется на уровне отдельного проекта, где вклад исполнителей усиливается вкладом соавторов. Затем тот же самый принцип применяется на уровне всей программы, где совокупная себестоимость проектов усиливается вкладом всех участников системы. Последовательное применение одного и того же коэффициента даёт квадрат золотого сечения: φ × φ = φ² = 2,618, что и соответствует полной создаваемой стоимости.</w:delText>
        </w:r>
      </w:del>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2efe8" w:val="clear"/>
        <w:spacing w:after="180" w:before="340" w:line="324.00000000000006" w:lineRule="auto"/>
        <w:rPr>
          <w:del w:author="Igor Smurov" w:id="6" w:date="2026-03-20T18:50:41Z"/>
          <w:rFonts w:ascii="JetBrains Mono" w:cs="JetBrains Mono" w:eastAsia="JetBrains Mono" w:hAnsi="JetBrains Mono"/>
          <w:color w:val="c9973a"/>
          <w:sz w:val="17"/>
          <w:szCs w:val="17"/>
        </w:rPr>
      </w:pPr>
      <w:del w:author="Igor Smurov" w:id="6" w:date="2026-03-20T18:50:41Z">
        <w:bookmarkStart w:colFirst="0" w:colLast="0" w:name="_i6qm3eaujsck" w:id="2"/>
        <w:bookmarkEnd w:id="2"/>
        <w:r w:rsidDel="00000000" w:rsidR="00000000" w:rsidRPr="00000000">
          <w:rPr>
            <w:rFonts w:ascii="JetBrains Mono" w:cs="JetBrains Mono" w:eastAsia="JetBrains Mono" w:hAnsi="JetBrains Mono"/>
            <w:color w:val="c9973a"/>
            <w:sz w:val="17"/>
            <w:szCs w:val="17"/>
            <w:rtl w:val="0"/>
          </w:rPr>
          <w:delText xml:space="preserve">Два слоя времени исполнителя</w:delText>
        </w:r>
      </w:del>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2efe8" w:val="clear"/>
        <w:spacing w:line="432" w:lineRule="auto"/>
        <w:rPr>
          <w:rFonts w:ascii="Manrope" w:cs="Manrope" w:eastAsia="Manrope" w:hAnsi="Manrope"/>
          <w:color w:val="4a4f5c"/>
          <w:sz w:val="21"/>
          <w:szCs w:val="21"/>
        </w:rPr>
      </w:pPr>
      <w:del w:author="Igor Smurov" w:id="6" w:date="2026-03-20T18:50:41Z">
        <w:r w:rsidDel="00000000" w:rsidR="00000000" w:rsidRPr="00000000">
          <w:rPr>
            <w:rFonts w:ascii="Manrope" w:cs="Manrope" w:eastAsia="Manrope" w:hAnsi="Manrope"/>
            <w:color w:val="4a4f5c"/>
            <w:sz w:val="21"/>
            <w:szCs w:val="21"/>
            <w:rtl w:val="0"/>
          </w:rPr>
          <w:delText xml:space="preserve">В формуле принципиально разделяются два типа вклада: астрономическое время как факт затраченной жизни и профессиональные компетенции как накопленный опыт, проявленный в этом времени. Это позволяет учитывать не только количество затраченных часов, но и их содержательное качество.</w:delText>
        </w:r>
      </w:del>
      <w:r w:rsidDel="00000000" w:rsidR="00000000" w:rsidRPr="00000000">
        <w:rPr>
          <w:rtl w:val="0"/>
        </w:rPr>
      </w:r>
    </w:p>
    <w:p w:rsidR="00000000" w:rsidDel="00000000" w:rsidP="00000000" w:rsidRDefault="00000000" w:rsidRPr="00000000" w14:paraId="0000001A">
      <w:pPr>
        <w:widowControl w:val="0"/>
        <w:spacing w:after="240" w:before="240" w:line="240" w:lineRule="auto"/>
        <w:jc w:val="both"/>
        <w:rPr>
          <w:sz w:val="24"/>
          <w:szCs w:val="24"/>
        </w:rPr>
      </w:pPr>
      <w:r w:rsidDel="00000000" w:rsidR="00000000" w:rsidRPr="00000000">
        <w:rPr>
          <w:sz w:val="24"/>
          <w:szCs w:val="24"/>
          <w:rtl w:val="0"/>
        </w:rPr>
        <w:t xml:space="preserve">Системный эффект -  при объединении людей происходит не сложение их возможностей, а гармоничное умножение.</w:t>
      </w:r>
    </w:p>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Выражение системного эффекта - коэффициент φ (1,618), отражает нелинейное увеличение ценности при коллективной работе, учитывая синергетический эффект взаимодействия создателей.</w:t>
      </w:r>
    </w:p>
    <w:p w:rsidR="00000000" w:rsidDel="00000000" w:rsidP="00000000" w:rsidRDefault="00000000" w:rsidRPr="00000000" w14:paraId="000000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Коэффициент φ применяется при вычислении стоимости РИД и распределении долей как в проектном ОАП, так и едином ОАП = справедливость и точность учёта вклада в коллективном создании общественно-полезного продукта.</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2efe8" w:val="clear"/>
        <w:spacing w:after="420" w:before="540" w:line="420" w:lineRule="auto"/>
        <w:rPr>
          <w:rFonts w:ascii="Cormorant Garamond" w:cs="Cormorant Garamond" w:eastAsia="Cormorant Garamond" w:hAnsi="Cormorant Garamond"/>
          <w:color w:val="1a1d24"/>
          <w:sz w:val="33"/>
          <w:szCs w:val="33"/>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Manrope" w:cs="Manrope" w:eastAsia="Manrope" w:hAnsi="Manrope"/>
          <w:color w:val="4a4f5c"/>
          <w:sz w:val="20"/>
          <w:szCs w:val="20"/>
          <w:shd w:fill="f8f6f1" w:val="clear"/>
        </w:rPr>
      </w:pPr>
      <w:ins w:author="Igor Smurov" w:id="7" w:date="2026-03-20T18:53:44Z">
        <w:r w:rsidDel="00000000" w:rsidR="00000000" w:rsidRPr="00000000">
          <w:rPr>
            <w:rFonts w:ascii="Manrope" w:cs="Manrope" w:eastAsia="Manrope" w:hAnsi="Manrope"/>
            <w:color w:val="4a4f5c"/>
            <w:sz w:val="20"/>
            <w:szCs w:val="20"/>
            <w:shd w:fill="f8f6f1" w:val="clear"/>
            <w:rtl w:val="0"/>
            <w:rPrChange w:author="Igor Smurov" w:id="8" w:date="2026-03-20T18:53:44Z">
              <w:rPr/>
            </w:rPrChange>
          </w:rPr>
          <w:t xml:space="preserve">Компенсация авторам и исполнителям “созидательного” Времени </w:t>
        </w:r>
      </w:ins>
      <w:del w:author="Igor Smurov" w:id="7" w:date="2026-03-20T18:53:44Z">
        <w:r w:rsidDel="00000000" w:rsidR="00000000" w:rsidRPr="00000000">
          <w:rPr>
            <w:rFonts w:ascii="Manrope" w:cs="Manrope" w:eastAsia="Manrope" w:hAnsi="Manrope"/>
            <w:color w:val="4a4f5c"/>
            <w:sz w:val="20"/>
            <w:szCs w:val="20"/>
            <w:shd w:fill="f8f6f1" w:val="clear"/>
            <w:rtl w:val="0"/>
            <w:rPrChange w:author="Igor Smurov" w:id="8" w:date="2026-03-20T18:53:44Z">
              <w:rPr>
                <w:rFonts w:ascii="Manrope" w:cs="Manrope" w:eastAsia="Manrope" w:hAnsi="Manrope"/>
                <w:color w:val="4a4f5c"/>
                <w:sz w:val="20"/>
                <w:szCs w:val="20"/>
                <w:shd w:fill="f8f6f1" w:val="clear"/>
              </w:rPr>
            </w:rPrChange>
          </w:rPr>
          <w:delText xml:space="preserve">Возврат себестоимости профессиональных компетенций соавторов и исполнителей</w:delText>
        </w:r>
      </w:del>
      <w:r w:rsidDel="00000000" w:rsidR="00000000" w:rsidRPr="00000000">
        <w:rPr>
          <w:rFonts w:ascii="Manrope" w:cs="Manrope" w:eastAsia="Manrope" w:hAnsi="Manrope"/>
          <w:color w:val="4a4f5c"/>
          <w:sz w:val="20"/>
          <w:szCs w:val="20"/>
          <w:shd w:fill="f8f6f1" w:val="clear"/>
          <w:rtl w:val="0"/>
        </w:rPr>
        <w:t xml:space="preserve"> возмож</w:t>
      </w:r>
      <w:ins w:author="Igor Smurov" w:id="9" w:date="2026-03-20T18:54:59Z">
        <w:r w:rsidDel="00000000" w:rsidR="00000000" w:rsidRPr="00000000">
          <w:rPr>
            <w:rFonts w:ascii="Manrope" w:cs="Manrope" w:eastAsia="Manrope" w:hAnsi="Manrope"/>
            <w:color w:val="4a4f5c"/>
            <w:sz w:val="20"/>
            <w:szCs w:val="20"/>
            <w:shd w:fill="f8f6f1" w:val="clear"/>
            <w:rtl w:val="0"/>
          </w:rPr>
          <w:t xml:space="preserve">но</w:t>
        </w:r>
      </w:ins>
      <w:del w:author="Igor Smurov" w:id="9" w:date="2026-03-20T18:54:59Z">
        <w:r w:rsidDel="00000000" w:rsidR="00000000" w:rsidRPr="00000000">
          <w:rPr>
            <w:rFonts w:ascii="Manrope" w:cs="Manrope" w:eastAsia="Manrope" w:hAnsi="Manrope"/>
            <w:color w:val="4a4f5c"/>
            <w:sz w:val="20"/>
            <w:szCs w:val="20"/>
            <w:shd w:fill="f8f6f1" w:val="clear"/>
            <w:rtl w:val="0"/>
          </w:rPr>
          <w:delText xml:space="preserve">ен</w:delText>
        </w:r>
      </w:del>
      <w:r w:rsidDel="00000000" w:rsidR="00000000" w:rsidRPr="00000000">
        <w:rPr>
          <w:rFonts w:ascii="Manrope" w:cs="Manrope" w:eastAsia="Manrope" w:hAnsi="Manrope"/>
          <w:color w:val="4a4f5c"/>
          <w:sz w:val="20"/>
          <w:szCs w:val="20"/>
          <w:shd w:fill="f8f6f1" w:val="clear"/>
          <w:rtl w:val="0"/>
        </w:rPr>
        <w:t xml:space="preserve"> после открытия приёма инвестиций и при условии наличия инвестированных в проект средств.</w:t>
      </w:r>
    </w:p>
    <w:p w:rsidR="00000000" w:rsidDel="00000000" w:rsidP="00000000" w:rsidRDefault="00000000" w:rsidRPr="00000000" w14:paraId="00000022">
      <w:pPr>
        <w:rPr>
          <w:rFonts w:ascii="Manrope" w:cs="Manrope" w:eastAsia="Manrope" w:hAnsi="Manrope"/>
          <w:color w:val="4a4f5c"/>
          <w:sz w:val="20"/>
          <w:szCs w:val="20"/>
          <w:shd w:fill="f8f6f1" w:val="clea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8f6f1" w:val="clear"/>
        <w:spacing w:after="1080" w:before="300" w:line="432" w:lineRule="auto"/>
        <w:rPr>
          <w:rFonts w:ascii="Manrope" w:cs="Manrope" w:eastAsia="Manrope" w:hAnsi="Manrope"/>
          <w:color w:val="4a4f5c"/>
          <w:sz w:val="24"/>
          <w:szCs w:val="24"/>
          <w:shd w:fill="f8f6f1" w:val="clear"/>
        </w:rPr>
      </w:pPr>
      <w:r w:rsidDel="00000000" w:rsidR="00000000" w:rsidRPr="00000000">
        <w:rPr>
          <w:rFonts w:ascii="Manrope" w:cs="Manrope" w:eastAsia="Manrope" w:hAnsi="Manrope"/>
          <w:color w:val="4a4f5c"/>
          <w:sz w:val="24"/>
          <w:szCs w:val="24"/>
          <w:shd w:fill="f8f6f1" w:val="clear"/>
          <w:rtl w:val="0"/>
        </w:rPr>
        <w:t xml:space="preserve">Каждое приложение — это </w:t>
      </w:r>
      <w:ins w:author="Igor Smurov" w:id="10" w:date="2026-03-20T18:56:27Z">
        <w:r w:rsidDel="00000000" w:rsidR="00000000" w:rsidRPr="00000000">
          <w:rPr>
            <w:rFonts w:ascii="Manrope" w:cs="Manrope" w:eastAsia="Manrope" w:hAnsi="Manrope"/>
            <w:color w:val="4a4f5c"/>
            <w:sz w:val="24"/>
            <w:szCs w:val="24"/>
            <w:shd w:fill="f8f6f1" w:val="clear"/>
            <w:rtl w:val="0"/>
          </w:rPr>
          <w:t xml:space="preserve">способ и механизм взаимодействия в кооперативе (мы называем это “</w:t>
        </w:r>
      </w:ins>
      <w:r w:rsidDel="00000000" w:rsidR="00000000" w:rsidRPr="00000000">
        <w:rPr>
          <w:rFonts w:ascii="Manrope" w:cs="Manrope" w:eastAsia="Manrope" w:hAnsi="Manrope"/>
          <w:color w:val="4a4f5c"/>
          <w:sz w:val="24"/>
          <w:szCs w:val="24"/>
          <w:shd w:fill="f8f6f1" w:val="clear"/>
          <w:rtl w:val="0"/>
        </w:rPr>
        <w:t xml:space="preserve">целевая потребительская программа</w:t>
      </w:r>
      <w:ins w:author="Igor Smurov" w:id="11" w:date="2026-03-20T18:57:31Z">
        <w:r w:rsidDel="00000000" w:rsidR="00000000" w:rsidRPr="00000000">
          <w:rPr>
            <w:rFonts w:ascii="Manrope" w:cs="Manrope" w:eastAsia="Manrope" w:hAnsi="Manrope"/>
            <w:color w:val="4a4f5c"/>
            <w:sz w:val="24"/>
            <w:szCs w:val="24"/>
            <w:shd w:fill="f8f6f1" w:val="clear"/>
            <w:rtl w:val="0"/>
          </w:rPr>
          <w:t xml:space="preserve">” или ЦПП)</w:t>
        </w:r>
      </w:ins>
      <w:r w:rsidDel="00000000" w:rsidR="00000000" w:rsidRPr="00000000">
        <w:rPr>
          <w:rFonts w:ascii="Manrope" w:cs="Manrope" w:eastAsia="Manrope" w:hAnsi="Manrope"/>
          <w:color w:val="4a4f5c"/>
          <w:sz w:val="24"/>
          <w:szCs w:val="24"/>
          <w:shd w:fill="f8f6f1" w:val="clear"/>
          <w:rtl w:val="0"/>
        </w:rPr>
        <w:t xml:space="preserve"> </w:t>
      </w:r>
      <w:ins w:author="Igor Smurov" w:id="12" w:date="2026-03-20T18:57:44Z">
        <w:r w:rsidDel="00000000" w:rsidR="00000000" w:rsidRPr="00000000">
          <w:rPr>
            <w:rFonts w:ascii="Manrope" w:cs="Manrope" w:eastAsia="Manrope" w:hAnsi="Manrope"/>
            <w:color w:val="4a4f5c"/>
            <w:sz w:val="24"/>
            <w:szCs w:val="24"/>
            <w:shd w:fill="f8f6f1" w:val="clear"/>
            <w:rtl w:val="0"/>
          </w:rPr>
          <w:t xml:space="preserve">переложенная </w:t>
        </w:r>
      </w:ins>
      <w:del w:author="Igor Smurov" w:id="12" w:date="2026-03-20T18:57:44Z">
        <w:r w:rsidDel="00000000" w:rsidR="00000000" w:rsidRPr="00000000">
          <w:rPr>
            <w:rFonts w:ascii="Manrope" w:cs="Manrope" w:eastAsia="Manrope" w:hAnsi="Manrope"/>
            <w:color w:val="4a4f5c"/>
            <w:sz w:val="24"/>
            <w:szCs w:val="24"/>
            <w:shd w:fill="f8f6f1" w:val="clear"/>
            <w:rtl w:val="0"/>
          </w:rPr>
          <w:delText xml:space="preserve">со</w:delText>
        </w:r>
      </w:del>
      <w:r w:rsidDel="00000000" w:rsidR="00000000" w:rsidRPr="00000000">
        <w:rPr>
          <w:rFonts w:ascii="Manrope" w:cs="Manrope" w:eastAsia="Manrope" w:hAnsi="Manrope"/>
          <w:color w:val="4a4f5c"/>
          <w:sz w:val="24"/>
          <w:szCs w:val="24"/>
          <w:shd w:fill="f8f6f1" w:val="clear"/>
          <w:rtl w:val="0"/>
        </w:rPr>
        <w:t xml:space="preserve"> </w:t>
      </w:r>
      <w:ins w:author="Igor Smurov" w:id="13" w:date="2026-03-20T18:57:55Z">
        <w:r w:rsidDel="00000000" w:rsidR="00000000" w:rsidRPr="00000000">
          <w:rPr>
            <w:rFonts w:ascii="Manrope" w:cs="Manrope" w:eastAsia="Manrope" w:hAnsi="Manrope"/>
            <w:color w:val="4a4f5c"/>
            <w:sz w:val="24"/>
            <w:szCs w:val="24"/>
            <w:shd w:fill="f8f6f1" w:val="clear"/>
            <w:rtl w:val="0"/>
          </w:rPr>
          <w:t xml:space="preserve">в </w:t>
        </w:r>
      </w:ins>
      <w:r w:rsidDel="00000000" w:rsidR="00000000" w:rsidRPr="00000000">
        <w:rPr>
          <w:rFonts w:ascii="Manrope" w:cs="Manrope" w:eastAsia="Manrope" w:hAnsi="Manrope"/>
          <w:color w:val="4a4f5c"/>
          <w:sz w:val="24"/>
          <w:szCs w:val="24"/>
          <w:shd w:fill="f8f6f1" w:val="clear"/>
          <w:rtl w:val="0"/>
        </w:rPr>
        <w:t xml:space="preserve">смарт-контракт</w:t>
      </w:r>
      <w:del w:author="Igor Smurov" w:id="14" w:date="2026-03-20T18:58:01Z">
        <w:r w:rsidDel="00000000" w:rsidR="00000000" w:rsidRPr="00000000">
          <w:rPr>
            <w:rFonts w:ascii="Manrope" w:cs="Manrope" w:eastAsia="Manrope" w:hAnsi="Manrope"/>
            <w:color w:val="4a4f5c"/>
            <w:sz w:val="24"/>
            <w:szCs w:val="24"/>
            <w:shd w:fill="f8f6f1" w:val="clear"/>
            <w:rtl w:val="0"/>
          </w:rPr>
          <w:delText xml:space="preserve">ом</w:delText>
        </w:r>
      </w:del>
      <w:ins w:author="Igor Smurov" w:id="14" w:date="2026-03-20T18:58:01Z">
        <w:r w:rsidDel="00000000" w:rsidR="00000000" w:rsidRPr="00000000">
          <w:rPr>
            <w:rFonts w:ascii="Manrope" w:cs="Manrope" w:eastAsia="Manrope" w:hAnsi="Manrope"/>
            <w:color w:val="4a4f5c"/>
            <w:sz w:val="24"/>
            <w:szCs w:val="24"/>
            <w:shd w:fill="f8f6f1" w:val="clear"/>
            <w:rtl w:val="0"/>
          </w:rPr>
          <w:t xml:space="preserve"> с </w:t>
        </w:r>
        <w:r w:rsidDel="00000000" w:rsidR="00000000" w:rsidRPr="00000000">
          <w:rPr>
            <w:rFonts w:ascii="Manrope" w:cs="Manrope" w:eastAsia="Manrope" w:hAnsi="Manrope"/>
            <w:color w:val="4a4f5c"/>
            <w:sz w:val="24"/>
            <w:szCs w:val="24"/>
            <w:shd w:fill="f8f6f1" w:val="clear"/>
            <w:rtl w:val="0"/>
            <w:rPrChange w:author="Igor Smurov" w:id="15" w:date="2026-03-20T18:58:01Z">
              <w:rPr>
                <w:rFonts w:ascii="Manrope" w:cs="Manrope" w:eastAsia="Manrope" w:hAnsi="Manrope"/>
                <w:color w:val="4a4f5c"/>
                <w:sz w:val="24"/>
                <w:szCs w:val="24"/>
                <w:shd w:fill="f8f6f1" w:val="clear"/>
              </w:rPr>
            </w:rPrChange>
          </w:rPr>
          <w:t xml:space="preserve">алгоритмами действий и</w:t>
        </w:r>
      </w:ins>
      <w:del w:author="Igor Smurov" w:id="14" w:date="2026-03-20T18:58:01Z">
        <w:r w:rsidDel="00000000" w:rsidR="00000000" w:rsidRPr="00000000">
          <w:rPr>
            <w:rFonts w:ascii="Manrope" w:cs="Manrope" w:eastAsia="Manrope" w:hAnsi="Manrope"/>
            <w:color w:val="4a4f5c"/>
            <w:sz w:val="24"/>
            <w:szCs w:val="24"/>
            <w:shd w:fill="f8f6f1" w:val="clear"/>
            <w:rtl w:val="0"/>
          </w:rPr>
          <w:delText xml:space="preserve">,</w:delText>
        </w:r>
      </w:del>
      <w:r w:rsidDel="00000000" w:rsidR="00000000" w:rsidRPr="00000000">
        <w:rPr>
          <w:rFonts w:ascii="Manrope" w:cs="Manrope" w:eastAsia="Manrope" w:hAnsi="Manrope"/>
          <w:color w:val="4a4f5c"/>
          <w:sz w:val="24"/>
          <w:szCs w:val="24"/>
          <w:shd w:fill="f8f6f1" w:val="clear"/>
          <w:rtl w:val="0"/>
        </w:rPr>
        <w:t xml:space="preserve"> </w:t>
      </w:r>
      <w:ins w:author="Igor Smurov" w:id="16" w:date="2026-03-20T18:58:11Z">
        <w:r w:rsidDel="00000000" w:rsidR="00000000" w:rsidRPr="00000000">
          <w:rPr>
            <w:rFonts w:ascii="Manrope" w:cs="Manrope" w:eastAsia="Manrope" w:hAnsi="Manrope"/>
            <w:color w:val="4a4f5c"/>
            <w:sz w:val="24"/>
            <w:szCs w:val="24"/>
            <w:shd w:fill="f8f6f1" w:val="clear"/>
            <w:rtl w:val="0"/>
          </w:rPr>
          <w:t xml:space="preserve">шаблоны документов</w:t>
        </w:r>
      </w:ins>
      <w:del w:author="Igor Smurov" w:id="16" w:date="2026-03-20T18:58:11Z">
        <w:r w:rsidDel="00000000" w:rsidR="00000000" w:rsidRPr="00000000">
          <w:rPr>
            <w:rFonts w:ascii="Manrope" w:cs="Manrope" w:eastAsia="Manrope" w:hAnsi="Manrope"/>
            <w:color w:val="4a4f5c"/>
            <w:sz w:val="24"/>
            <w:szCs w:val="24"/>
            <w:shd w:fill="f8f6f1" w:val="clear"/>
            <w:rtl w:val="0"/>
          </w:rPr>
          <w:delText xml:space="preserve">документальными шаблонами</w:delText>
        </w:r>
      </w:del>
      <w:r w:rsidDel="00000000" w:rsidR="00000000" w:rsidRPr="00000000">
        <w:rPr>
          <w:rFonts w:ascii="Manrope" w:cs="Manrope" w:eastAsia="Manrope" w:hAnsi="Manrope"/>
          <w:color w:val="4a4f5c"/>
          <w:sz w:val="24"/>
          <w:szCs w:val="24"/>
          <w:shd w:fill="f8f6f1" w:val="clear"/>
          <w:rtl w:val="0"/>
        </w:rPr>
        <w:t xml:space="preserve"> </w:t>
      </w:r>
      <w:del w:author="Igor Smurov" w:id="17" w:date="2026-03-20T18:58:50Z">
        <w:r w:rsidDel="00000000" w:rsidR="00000000" w:rsidRPr="00000000">
          <w:rPr>
            <w:rFonts w:ascii="Manrope" w:cs="Manrope" w:eastAsia="Manrope" w:hAnsi="Manrope"/>
            <w:color w:val="4a4f5c"/>
            <w:sz w:val="24"/>
            <w:szCs w:val="24"/>
            <w:shd w:fill="f8f6f1" w:val="clear"/>
            <w:rtl w:val="0"/>
          </w:rPr>
          <w:delText xml:space="preserve">и алгоритмами действий. </w:delText>
        </w:r>
      </w:del>
      <w:r w:rsidDel="00000000" w:rsidR="00000000" w:rsidRPr="00000000">
        <w:rPr>
          <w:rFonts w:ascii="Manrope" w:cs="Manrope" w:eastAsia="Manrope" w:hAnsi="Manrope"/>
          <w:color w:val="4a4f5c"/>
          <w:sz w:val="24"/>
          <w:szCs w:val="24"/>
          <w:shd w:fill="f8f6f1" w:val="clear"/>
          <w:rtl w:val="0"/>
        </w:rPr>
        <w:t xml:space="preserve">Готовая основа для отраслевых вариаций.</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8f6f1" w:val="clear"/>
        <w:spacing w:after="1500" w:line="455.99999999999994" w:lineRule="auto"/>
        <w:rPr>
          <w:rFonts w:ascii="Manrope" w:cs="Manrope" w:eastAsia="Manrope" w:hAnsi="Manrope"/>
          <w:color w:val="1a1d24"/>
          <w:sz w:val="23"/>
          <w:szCs w:val="23"/>
          <w:shd w:fill="f8f6f1" w:val="clear"/>
        </w:rPr>
      </w:pPr>
      <w:r w:rsidDel="00000000" w:rsidR="00000000" w:rsidRPr="00000000">
        <w:rPr>
          <w:rFonts w:ascii="Manrope" w:cs="Manrope" w:eastAsia="Manrope" w:hAnsi="Manrope"/>
          <w:color w:val="1a1d24"/>
          <w:sz w:val="23"/>
          <w:szCs w:val="23"/>
          <w:shd w:fill="f8f6f1" w:val="clear"/>
          <w:rtl w:val="0"/>
        </w:rPr>
        <w:t xml:space="preserve">Каждое приложение реализует кооперативн</w:t>
      </w:r>
      <w:ins w:author="Igor Smurov" w:id="18" w:date="2026-03-20T18:59:06Z">
        <w:r w:rsidDel="00000000" w:rsidR="00000000" w:rsidRPr="00000000">
          <w:rPr>
            <w:rFonts w:ascii="Manrope" w:cs="Manrope" w:eastAsia="Manrope" w:hAnsi="Manrope"/>
            <w:color w:val="1a1d24"/>
            <w:sz w:val="23"/>
            <w:szCs w:val="23"/>
            <w:shd w:fill="f8f6f1" w:val="clear"/>
            <w:rtl w:val="0"/>
          </w:rPr>
          <w:t xml:space="preserve">ый процесс</w:t>
        </w:r>
      </w:ins>
      <w:del w:author="Igor Smurov" w:id="18" w:date="2026-03-20T18:59:06Z">
        <w:r w:rsidDel="00000000" w:rsidR="00000000" w:rsidRPr="00000000">
          <w:rPr>
            <w:rFonts w:ascii="Manrope" w:cs="Manrope" w:eastAsia="Manrope" w:hAnsi="Manrope"/>
            <w:color w:val="1a1d24"/>
            <w:sz w:val="23"/>
            <w:szCs w:val="23"/>
            <w:shd w:fill="f8f6f1" w:val="clear"/>
            <w:rtl w:val="0"/>
          </w:rPr>
          <w:delText xml:space="preserve">ую бизнес-логику</w:delText>
        </w:r>
      </w:del>
      <w:r w:rsidDel="00000000" w:rsidR="00000000" w:rsidRPr="00000000">
        <w:rPr>
          <w:rFonts w:ascii="Manrope" w:cs="Manrope" w:eastAsia="Manrope" w:hAnsi="Manrope"/>
          <w:color w:val="1a1d24"/>
          <w:sz w:val="23"/>
          <w:szCs w:val="23"/>
          <w:shd w:fill="f8f6f1" w:val="clear"/>
          <w:rtl w:val="0"/>
        </w:rPr>
        <w:t xml:space="preserve"> через </w:t>
      </w:r>
      <w:r w:rsidDel="00000000" w:rsidR="00000000" w:rsidRPr="00000000">
        <w:rPr>
          <w:rFonts w:ascii="Manrope" w:cs="Manrope" w:eastAsia="Manrope" w:hAnsi="Manrope"/>
          <w:color w:val="0e1118"/>
          <w:sz w:val="23"/>
          <w:szCs w:val="23"/>
          <w:shd w:fill="f8f6f1" w:val="clear"/>
          <w:rtl w:val="0"/>
        </w:rPr>
        <w:t xml:space="preserve">смарт-контракт</w:t>
      </w:r>
      <w:r w:rsidDel="00000000" w:rsidR="00000000" w:rsidRPr="00000000">
        <w:rPr>
          <w:rFonts w:ascii="Manrope" w:cs="Manrope" w:eastAsia="Manrope" w:hAnsi="Manrope"/>
          <w:color w:val="1a1d24"/>
          <w:sz w:val="23"/>
          <w:szCs w:val="23"/>
          <w:shd w:fill="f8f6f1" w:val="clear"/>
          <w:rtl w:val="0"/>
        </w:rPr>
        <w:t xml:space="preserve">: юридически значимые действия фиксируются анонимизированными электронными документами, подписанными электронной подписью пайщиков. Пакет документов — единица измерения документооборота. Каждый пакет документов оплачивается членским взносом кооператива.</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8f6f1" w:val="clear"/>
        <w:spacing w:after="1500" w:line="455.99999999999994" w:lineRule="auto"/>
        <w:rPr>
          <w:rFonts w:ascii="Manrope" w:cs="Manrope" w:eastAsia="Manrope" w:hAnsi="Manrope"/>
          <w:color w:val="1a1d24"/>
          <w:sz w:val="23"/>
          <w:szCs w:val="23"/>
          <w:shd w:fill="f8f6f1" w:val="clear"/>
        </w:rPr>
      </w:pPr>
      <w:r w:rsidDel="00000000" w:rsidR="00000000" w:rsidRPr="00000000">
        <w:rPr>
          <w:rFonts w:ascii="Manrope" w:cs="Manrope" w:eastAsia="Manrope" w:hAnsi="Manrope"/>
          <w:color w:val="1a1d24"/>
          <w:sz w:val="23"/>
          <w:szCs w:val="23"/>
          <w:shd w:fill="f8f6f1" w:val="clear"/>
          <w:rtl w:val="0"/>
        </w:rPr>
        <w:t xml:space="preserve">Базовые приложения — это </w:t>
      </w:r>
      <w:r w:rsidDel="00000000" w:rsidR="00000000" w:rsidRPr="00000000">
        <w:rPr>
          <w:rFonts w:ascii="Manrope" w:cs="Manrope" w:eastAsia="Manrope" w:hAnsi="Manrope"/>
          <w:color w:val="0e1118"/>
          <w:sz w:val="23"/>
          <w:szCs w:val="23"/>
          <w:shd w:fill="f8f6f1" w:val="clear"/>
          <w:rtl w:val="0"/>
        </w:rPr>
        <w:t xml:space="preserve">открытые шаблоны</w:t>
      </w:r>
      <w:r w:rsidDel="00000000" w:rsidR="00000000" w:rsidRPr="00000000">
        <w:rPr>
          <w:rFonts w:ascii="Manrope" w:cs="Manrope" w:eastAsia="Manrope" w:hAnsi="Manrope"/>
          <w:color w:val="1a1d24"/>
          <w:sz w:val="23"/>
          <w:szCs w:val="23"/>
          <w:shd w:fill="f8f6f1" w:val="clear"/>
          <w:rtl w:val="0"/>
        </w:rPr>
        <w:t xml:space="preserve">. Любой участник программы Благорост может доработать существующее приложение или создать отраслевую вариацию на его основе — и предоставить её другим кооперативам на тех же условиях </w:t>
      </w:r>
      <w:ins w:author="Igor Smurov" w:id="19" w:date="2026-03-20T19:02:39Z">
        <w:r w:rsidDel="00000000" w:rsidR="00000000" w:rsidRPr="00000000">
          <w:rPr>
            <w:rFonts w:ascii="Manrope" w:cs="Manrope" w:eastAsia="Manrope" w:hAnsi="Manrope"/>
            <w:color w:val="1a1d24"/>
            <w:sz w:val="23"/>
            <w:szCs w:val="23"/>
            <w:shd w:fill="f8f6f1" w:val="clear"/>
            <w:rtl w:val="0"/>
          </w:rPr>
          <w:t xml:space="preserve">подписки за</w:t>
        </w:r>
      </w:ins>
      <w:del w:author="Igor Smurov" w:id="19" w:date="2026-03-20T19:02:39Z">
        <w:r w:rsidDel="00000000" w:rsidR="00000000" w:rsidRPr="00000000">
          <w:rPr>
            <w:rFonts w:ascii="Manrope" w:cs="Manrope" w:eastAsia="Manrope" w:hAnsi="Manrope"/>
            <w:color w:val="1a1d24"/>
            <w:sz w:val="23"/>
            <w:szCs w:val="23"/>
            <w:shd w:fill="f8f6f1" w:val="clear"/>
            <w:rtl w:val="0"/>
          </w:rPr>
          <w:delText xml:space="preserve">возврата через</w:delText>
        </w:r>
      </w:del>
      <w:r w:rsidDel="00000000" w:rsidR="00000000" w:rsidRPr="00000000">
        <w:rPr>
          <w:rFonts w:ascii="Manrope" w:cs="Manrope" w:eastAsia="Manrope" w:hAnsi="Manrope"/>
          <w:color w:val="1a1d24"/>
          <w:sz w:val="23"/>
          <w:szCs w:val="23"/>
          <w:shd w:fill="f8f6f1" w:val="clear"/>
          <w:rtl w:val="0"/>
        </w:rPr>
        <w:t xml:space="preserve"> членские взносы.</w:t>
      </w:r>
    </w:p>
    <w:p w:rsidR="00000000" w:rsidDel="00000000" w:rsidP="00000000" w:rsidRDefault="00000000" w:rsidRPr="00000000" w14:paraId="00000026">
      <w:pPr>
        <w:shd w:fill="ebe7de" w:val="clear"/>
        <w:rPr>
          <w:rFonts w:ascii="JetBrains Mono" w:cs="JetBrains Mono" w:eastAsia="JetBrains Mono" w:hAnsi="JetBrains Mono"/>
          <w:color w:val="c9973a"/>
          <w:sz w:val="15"/>
          <w:szCs w:val="15"/>
          <w:shd w:fill="f8f6f1" w:val="clear"/>
        </w:rPr>
      </w:pPr>
      <w:r w:rsidDel="00000000" w:rsidR="00000000" w:rsidRPr="00000000">
        <w:rPr>
          <w:rFonts w:ascii="JetBrains Mono" w:cs="JetBrains Mono" w:eastAsia="JetBrains Mono" w:hAnsi="JetBrains Mono"/>
          <w:color w:val="c9973a"/>
          <w:sz w:val="15"/>
          <w:szCs w:val="15"/>
          <w:shd w:fill="f8f6f1" w:val="clear"/>
          <w:rtl w:val="0"/>
        </w:rPr>
        <w:t xml:space="preserve">02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ebe7de" w:val="clear"/>
        <w:spacing w:line="360" w:lineRule="auto"/>
        <w:rPr>
          <w:rFonts w:ascii="Manrope" w:cs="Manrope" w:eastAsia="Manrope" w:hAnsi="Manrope"/>
          <w:color w:val="4a4f5c"/>
          <w:sz w:val="18"/>
          <w:szCs w:val="18"/>
          <w:shd w:fill="f8f6f1" w:val="clear"/>
        </w:rPr>
      </w:pPr>
      <w:r w:rsidDel="00000000" w:rsidR="00000000" w:rsidRPr="00000000">
        <w:rPr>
          <w:rFonts w:ascii="Manrope" w:cs="Manrope" w:eastAsia="Manrope" w:hAnsi="Manrope"/>
          <w:color w:val="4a4f5c"/>
          <w:sz w:val="18"/>
          <w:szCs w:val="18"/>
          <w:shd w:fill="f8f6f1" w:val="clear"/>
          <w:rtl w:val="0"/>
        </w:rPr>
        <w:t xml:space="preserve">Приложение формирует </w:t>
      </w:r>
      <w:r w:rsidDel="00000000" w:rsidR="00000000" w:rsidRPr="00000000">
        <w:rPr>
          <w:rFonts w:ascii="Manrope" w:cs="Manrope" w:eastAsia="Manrope" w:hAnsi="Manrope"/>
          <w:color w:val="1a1d24"/>
          <w:sz w:val="18"/>
          <w:szCs w:val="18"/>
          <w:shd w:fill="f8f6f1" w:val="clear"/>
          <w:rtl w:val="0"/>
        </w:rPr>
        <w:t xml:space="preserve">электронный документ</w:t>
      </w:r>
      <w:r w:rsidDel="00000000" w:rsidR="00000000" w:rsidRPr="00000000">
        <w:rPr>
          <w:rFonts w:ascii="Manrope" w:cs="Manrope" w:eastAsia="Manrope" w:hAnsi="Manrope"/>
          <w:color w:val="4a4f5c"/>
          <w:sz w:val="18"/>
          <w:szCs w:val="18"/>
          <w:shd w:fill="f8f6f1" w:val="clear"/>
          <w:rtl w:val="0"/>
        </w:rPr>
        <w:t xml:space="preserve"> по шаблону ЦПП</w:t>
      </w:r>
    </w:p>
    <w:p w:rsidR="00000000" w:rsidDel="00000000" w:rsidP="00000000" w:rsidRDefault="00000000" w:rsidRPr="00000000" w14:paraId="00000028">
      <w:pPr>
        <w:rPr>
          <w:rFonts w:ascii="Manrope" w:cs="Manrope" w:eastAsia="Manrope" w:hAnsi="Manrope"/>
          <w:color w:val="4a4f5c"/>
          <w:sz w:val="20"/>
          <w:szCs w:val="20"/>
          <w:shd w:fill="f8f6f1" w:val="clear"/>
        </w:rPr>
      </w:pPr>
      <w:r w:rsidDel="00000000" w:rsidR="00000000" w:rsidRPr="00000000">
        <w:rPr>
          <w:rtl w:val="0"/>
        </w:rPr>
      </w:r>
    </w:p>
    <w:p w:rsidR="00000000" w:rsidDel="00000000" w:rsidP="00000000" w:rsidRDefault="00000000" w:rsidRPr="00000000" w14:paraId="00000029">
      <w:pPr>
        <w:shd w:fill="ebe7de" w:val="clear"/>
        <w:rPr>
          <w:rFonts w:ascii="JetBrains Mono" w:cs="JetBrains Mono" w:eastAsia="JetBrains Mono" w:hAnsi="JetBrains Mono"/>
          <w:color w:val="c9973a"/>
          <w:sz w:val="15"/>
          <w:szCs w:val="15"/>
          <w:shd w:fill="f8f6f1" w:val="clear"/>
        </w:rPr>
      </w:pPr>
      <w:r w:rsidDel="00000000" w:rsidR="00000000" w:rsidRPr="00000000">
        <w:rPr>
          <w:rFonts w:ascii="JetBrains Mono" w:cs="JetBrains Mono" w:eastAsia="JetBrains Mono" w:hAnsi="JetBrains Mono"/>
          <w:color w:val="c9973a"/>
          <w:sz w:val="15"/>
          <w:szCs w:val="15"/>
          <w:shd w:fill="f8f6f1" w:val="clear"/>
          <w:rtl w:val="0"/>
        </w:rPr>
        <w:t xml:space="preserve">04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ebe7de" w:val="clear"/>
        <w:spacing w:line="360" w:lineRule="auto"/>
        <w:rPr>
          <w:rFonts w:ascii="Manrope" w:cs="Manrope" w:eastAsia="Manrope" w:hAnsi="Manrope"/>
          <w:color w:val="4a4f5c"/>
          <w:sz w:val="18"/>
          <w:szCs w:val="18"/>
          <w:shd w:fill="f8f6f1" w:val="clear"/>
        </w:rPr>
      </w:pPr>
      <w:r w:rsidDel="00000000" w:rsidR="00000000" w:rsidRPr="00000000">
        <w:rPr>
          <w:rFonts w:ascii="Manrope" w:cs="Manrope" w:eastAsia="Manrope" w:hAnsi="Manrope"/>
          <w:color w:val="4a4f5c"/>
          <w:sz w:val="18"/>
          <w:szCs w:val="18"/>
          <w:shd w:fill="f8f6f1" w:val="clear"/>
          <w:rtl w:val="0"/>
        </w:rPr>
        <w:t xml:space="preserve">Кооператив оплачивает </w:t>
      </w:r>
      <w:r w:rsidDel="00000000" w:rsidR="00000000" w:rsidRPr="00000000">
        <w:rPr>
          <w:rFonts w:ascii="Manrope" w:cs="Manrope" w:eastAsia="Manrope" w:hAnsi="Manrope"/>
          <w:color w:val="1a1d24"/>
          <w:sz w:val="18"/>
          <w:szCs w:val="18"/>
          <w:shd w:fill="f8f6f1" w:val="clear"/>
          <w:rtl w:val="0"/>
        </w:rPr>
        <w:t xml:space="preserve">членский взнос за документ</w:t>
      </w:r>
      <w:r w:rsidDel="00000000" w:rsidR="00000000" w:rsidRPr="00000000">
        <w:rPr>
          <w:rFonts w:ascii="Manrope" w:cs="Manrope" w:eastAsia="Manrope" w:hAnsi="Manrope"/>
          <w:color w:val="4a4f5c"/>
          <w:sz w:val="18"/>
          <w:szCs w:val="18"/>
          <w:shd w:fill="f8f6f1" w:val="clear"/>
          <w:rtl w:val="0"/>
        </w:rPr>
        <w:t xml:space="preserve"> — средства поступают в общий</w:t>
      </w:r>
      <w:ins w:author="Igor Smurov" w:id="20" w:date="2026-03-20T19:04:14Z">
        <w:r w:rsidDel="00000000" w:rsidR="00000000" w:rsidRPr="00000000">
          <w:rPr>
            <w:rFonts w:ascii="Manrope" w:cs="Manrope" w:eastAsia="Manrope" w:hAnsi="Manrope"/>
            <w:color w:val="4a4f5c"/>
            <w:sz w:val="18"/>
            <w:szCs w:val="18"/>
            <w:shd w:fill="f8f6f1" w:val="clear"/>
            <w:rtl w:val="0"/>
          </w:rPr>
          <w:t xml:space="preserve"> кооперативный </w:t>
        </w:r>
      </w:ins>
      <w:r w:rsidDel="00000000" w:rsidR="00000000" w:rsidRPr="00000000">
        <w:rPr>
          <w:rFonts w:ascii="Manrope" w:cs="Manrope" w:eastAsia="Manrope" w:hAnsi="Manrope"/>
          <w:color w:val="4a4f5c"/>
          <w:sz w:val="18"/>
          <w:szCs w:val="18"/>
          <w:shd w:fill="f8f6f1" w:val="clear"/>
          <w:rtl w:val="0"/>
        </w:rPr>
        <w:t xml:space="preserve"> </w:t>
      </w:r>
      <w:ins w:author="Igor Smurov" w:id="21" w:date="2026-03-20T19:04:03Z">
        <w:r w:rsidDel="00000000" w:rsidR="00000000" w:rsidRPr="00000000">
          <w:rPr>
            <w:rFonts w:ascii="Manrope" w:cs="Manrope" w:eastAsia="Manrope" w:hAnsi="Manrope"/>
            <w:color w:val="4a4f5c"/>
            <w:sz w:val="18"/>
            <w:szCs w:val="18"/>
            <w:shd w:fill="f8f6f1" w:val="clear"/>
            <w:rtl w:val="0"/>
          </w:rPr>
          <w:t xml:space="preserve">“котел”</w:t>
        </w:r>
      </w:ins>
      <w:del w:author="Igor Smurov" w:id="21" w:date="2026-03-20T19:04:03Z">
        <w:r w:rsidDel="00000000" w:rsidR="00000000" w:rsidRPr="00000000">
          <w:rPr>
            <w:rFonts w:ascii="Manrope" w:cs="Manrope" w:eastAsia="Manrope" w:hAnsi="Manrope"/>
            <w:color w:val="4a4f5c"/>
            <w:sz w:val="18"/>
            <w:szCs w:val="18"/>
            <w:shd w:fill="f8f6f1" w:val="clear"/>
            <w:rtl w:val="0"/>
          </w:rPr>
          <w:delText xml:space="preserve">пул</w:delText>
        </w:r>
      </w:del>
      <w:r w:rsidDel="00000000" w:rsidR="00000000" w:rsidRPr="00000000">
        <w:rPr>
          <w:rtl w:val="0"/>
        </w:rPr>
      </w:r>
    </w:p>
    <w:p w:rsidR="00000000" w:rsidDel="00000000" w:rsidP="00000000" w:rsidRDefault="00000000" w:rsidRPr="00000000" w14:paraId="0000002B">
      <w:pPr>
        <w:shd w:fill="ebe7de" w:val="clear"/>
        <w:rPr>
          <w:rFonts w:ascii="JetBrains Mono" w:cs="JetBrains Mono" w:eastAsia="JetBrains Mono" w:hAnsi="JetBrains Mono"/>
          <w:color w:val="c9973a"/>
          <w:sz w:val="15"/>
          <w:szCs w:val="15"/>
          <w:shd w:fill="f8f6f1" w:val="clear"/>
        </w:rPr>
      </w:pPr>
      <w:r w:rsidDel="00000000" w:rsidR="00000000" w:rsidRPr="00000000">
        <w:rPr>
          <w:rFonts w:ascii="JetBrains Mono" w:cs="JetBrains Mono" w:eastAsia="JetBrains Mono" w:hAnsi="JetBrains Mono"/>
          <w:color w:val="c9973a"/>
          <w:sz w:val="15"/>
          <w:szCs w:val="15"/>
          <w:shd w:fill="f8f6f1" w:val="clear"/>
          <w:rtl w:val="0"/>
        </w:rPr>
        <w:t xml:space="preserve">05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ebe7de" w:val="clear"/>
        <w:spacing w:line="360" w:lineRule="auto"/>
        <w:rPr>
          <w:rFonts w:ascii="Manrope" w:cs="Manrope" w:eastAsia="Manrope" w:hAnsi="Manrope"/>
          <w:color w:val="1a1d24"/>
          <w:sz w:val="18"/>
          <w:szCs w:val="18"/>
          <w:shd w:fill="f8f6f1" w:val="clear"/>
        </w:rPr>
      </w:pPr>
      <w:ins w:author="Igor Smurov" w:id="22" w:date="2026-03-20T19:04:34Z">
        <w:r w:rsidDel="00000000" w:rsidR="00000000" w:rsidRPr="00000000">
          <w:rPr>
            <w:rFonts w:ascii="Manrope" w:cs="Manrope" w:eastAsia="Manrope" w:hAnsi="Manrope"/>
            <w:color w:val="4a4f5c"/>
            <w:sz w:val="18"/>
            <w:szCs w:val="18"/>
            <w:shd w:fill="f8f6f1" w:val="clear"/>
            <w:rtl w:val="0"/>
            <w:rPrChange w:author="Igor Smurov" w:id="23" w:date="2026-03-20T19:04:34Z">
              <w:rPr>
                <w:rFonts w:ascii="JetBrains Mono" w:cs="JetBrains Mono" w:eastAsia="JetBrains Mono" w:hAnsi="JetBrains Mono"/>
                <w:color w:val="c9973a"/>
                <w:sz w:val="15"/>
                <w:szCs w:val="15"/>
                <w:shd w:fill="f8f6f1" w:val="clear"/>
              </w:rPr>
            </w:rPrChange>
          </w:rPr>
          <w:t xml:space="preserve">“Котел”</w:t>
        </w:r>
      </w:ins>
      <w:del w:author="Igor Smurov" w:id="22" w:date="2026-03-20T19:04:34Z">
        <w:r w:rsidDel="00000000" w:rsidR="00000000" w:rsidRPr="00000000">
          <w:rPr>
            <w:rFonts w:ascii="Manrope" w:cs="Manrope" w:eastAsia="Manrope" w:hAnsi="Manrope"/>
            <w:color w:val="4a4f5c"/>
            <w:sz w:val="18"/>
            <w:szCs w:val="18"/>
            <w:shd w:fill="f8f6f1" w:val="clear"/>
            <w:rtl w:val="0"/>
            <w:rPrChange w:author="Igor Smurov" w:id="23" w:date="2026-03-20T19:04:34Z">
              <w:rPr>
                <w:rFonts w:ascii="Manrope" w:cs="Manrope" w:eastAsia="Manrope" w:hAnsi="Manrope"/>
                <w:color w:val="4a4f5c"/>
                <w:sz w:val="18"/>
                <w:szCs w:val="18"/>
                <w:shd w:fill="f8f6f1" w:val="clear"/>
              </w:rPr>
            </w:rPrChange>
          </w:rPr>
          <w:delText xml:space="preserve">Пул</w:delText>
        </w:r>
      </w:del>
      <w:r w:rsidDel="00000000" w:rsidR="00000000" w:rsidRPr="00000000">
        <w:rPr>
          <w:rFonts w:ascii="Manrope" w:cs="Manrope" w:eastAsia="Manrope" w:hAnsi="Manrope"/>
          <w:color w:val="4a4f5c"/>
          <w:sz w:val="18"/>
          <w:szCs w:val="18"/>
          <w:shd w:fill="f8f6f1" w:val="clear"/>
          <w:rtl w:val="0"/>
        </w:rPr>
        <w:t xml:space="preserve"> покрывает расходы платформы и формирует </w:t>
      </w:r>
      <w:r w:rsidDel="00000000" w:rsidR="00000000" w:rsidRPr="00000000">
        <w:rPr>
          <w:rFonts w:ascii="Manrope" w:cs="Manrope" w:eastAsia="Manrope" w:hAnsi="Manrope"/>
          <w:color w:val="1a1d24"/>
          <w:sz w:val="18"/>
          <w:szCs w:val="18"/>
          <w:shd w:fill="f8f6f1" w:val="clear"/>
          <w:rtl w:val="0"/>
        </w:rPr>
        <w:t xml:space="preserve">возвраты </w:t>
      </w:r>
      <w:ins w:author="Igor Smurov" w:id="24" w:date="2026-03-20T19:03:52Z">
        <w:r w:rsidDel="00000000" w:rsidR="00000000" w:rsidRPr="00000000">
          <w:rPr>
            <w:rFonts w:ascii="Manrope" w:cs="Manrope" w:eastAsia="Manrope" w:hAnsi="Manrope"/>
            <w:color w:val="1a1d24"/>
            <w:sz w:val="18"/>
            <w:szCs w:val="18"/>
            <w:shd w:fill="f8f6f1" w:val="clear"/>
            <w:rtl w:val="0"/>
          </w:rPr>
          <w:t xml:space="preserve">паевых взносов </w:t>
        </w:r>
      </w:ins>
      <w:r w:rsidDel="00000000" w:rsidR="00000000" w:rsidRPr="00000000">
        <w:rPr>
          <w:rFonts w:ascii="Manrope" w:cs="Manrope" w:eastAsia="Manrope" w:hAnsi="Manrope"/>
          <w:color w:val="1a1d24"/>
          <w:sz w:val="18"/>
          <w:szCs w:val="18"/>
          <w:shd w:fill="f8f6f1" w:val="clear"/>
          <w:rtl w:val="0"/>
        </w:rPr>
        <w:t xml:space="preserve">участникам Благороста</w:t>
      </w:r>
    </w:p>
    <w:p w:rsidR="00000000" w:rsidDel="00000000" w:rsidP="00000000" w:rsidRDefault="00000000" w:rsidRPr="00000000" w14:paraId="0000002D">
      <w:pPr>
        <w:rPr>
          <w:rFonts w:ascii="Manrope" w:cs="Manrope" w:eastAsia="Manrope" w:hAnsi="Manrope"/>
          <w:color w:val="4a4f5c"/>
          <w:sz w:val="20"/>
          <w:szCs w:val="20"/>
          <w:shd w:fill="f8f6f1" w:val="clear"/>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ebe7de" w:val="clear"/>
        <w:spacing w:after="220" w:line="432" w:lineRule="auto"/>
        <w:rPr>
          <w:rFonts w:ascii="Manrope" w:cs="Manrope" w:eastAsia="Manrope" w:hAnsi="Manrope"/>
          <w:color w:val="4a4f5c"/>
          <w:sz w:val="21"/>
          <w:szCs w:val="21"/>
          <w:shd w:fill="f8f6f1" w:val="clear"/>
        </w:rPr>
      </w:pPr>
      <w:r w:rsidDel="00000000" w:rsidR="00000000" w:rsidRPr="00000000">
        <w:rPr>
          <w:rFonts w:ascii="Manrope" w:cs="Manrope" w:eastAsia="Manrope" w:hAnsi="Manrope"/>
          <w:color w:val="4a4f5c"/>
          <w:sz w:val="21"/>
          <w:szCs w:val="21"/>
          <w:shd w:fill="f8f6f1" w:val="clear"/>
          <w:rtl w:val="0"/>
        </w:rPr>
        <w:t xml:space="preserve">Каждый смарт-контракт предоставляет готовый набор: </w:t>
      </w:r>
      <w:r w:rsidDel="00000000" w:rsidR="00000000" w:rsidRPr="00000000">
        <w:rPr>
          <w:rFonts w:ascii="Manrope" w:cs="Manrope" w:eastAsia="Manrope" w:hAnsi="Manrope"/>
          <w:color w:val="1a1d24"/>
          <w:sz w:val="21"/>
          <w:szCs w:val="21"/>
          <w:shd w:fill="f8f6f1" w:val="clear"/>
          <w:rtl w:val="0"/>
        </w:rPr>
        <w:t xml:space="preserve">шаблоны документов, </w:t>
      </w:r>
      <w:ins w:author="Igor Smurov" w:id="25" w:date="2026-03-20T19:05:14Z">
        <w:r w:rsidDel="00000000" w:rsidR="00000000" w:rsidRPr="00000000">
          <w:rPr>
            <w:rFonts w:ascii="Manrope" w:cs="Manrope" w:eastAsia="Manrope" w:hAnsi="Manrope"/>
            <w:color w:val="1a1d24"/>
            <w:sz w:val="21"/>
            <w:szCs w:val="21"/>
            <w:shd w:fill="f8f6f1" w:val="clear"/>
            <w:rtl w:val="0"/>
          </w:rPr>
          <w:t xml:space="preserve">кооперативные процессы</w:t>
        </w:r>
      </w:ins>
      <w:del w:author="Igor Smurov" w:id="25" w:date="2026-03-20T19:05:14Z">
        <w:r w:rsidDel="00000000" w:rsidR="00000000" w:rsidRPr="00000000">
          <w:rPr>
            <w:rFonts w:ascii="Manrope" w:cs="Manrope" w:eastAsia="Manrope" w:hAnsi="Manrope"/>
            <w:color w:val="1a1d24"/>
            <w:sz w:val="21"/>
            <w:szCs w:val="21"/>
            <w:shd w:fill="f8f6f1" w:val="clear"/>
            <w:rtl w:val="0"/>
          </w:rPr>
          <w:delText xml:space="preserve">бизнес-логику</w:delText>
        </w:r>
      </w:del>
      <w:r w:rsidDel="00000000" w:rsidR="00000000" w:rsidRPr="00000000">
        <w:rPr>
          <w:rFonts w:ascii="Manrope" w:cs="Manrope" w:eastAsia="Manrope" w:hAnsi="Manrope"/>
          <w:color w:val="1a1d24"/>
          <w:sz w:val="21"/>
          <w:szCs w:val="21"/>
          <w:shd w:fill="f8f6f1" w:val="clear"/>
          <w:rtl w:val="0"/>
        </w:rPr>
        <w:t xml:space="preserve"> и, в перспективе, переиспользуемые интерфейсные компоненты</w:t>
      </w:r>
      <w:r w:rsidDel="00000000" w:rsidR="00000000" w:rsidRPr="00000000">
        <w:rPr>
          <w:rFonts w:ascii="Manrope" w:cs="Manrope" w:eastAsia="Manrope" w:hAnsi="Manrope"/>
          <w:color w:val="4a4f5c"/>
          <w:sz w:val="21"/>
          <w:szCs w:val="21"/>
          <w:shd w:fill="f8f6f1" w:val="clear"/>
          <w:rtl w:val="0"/>
        </w:rPr>
        <w:t xml:space="preserve">. Этого достаточно, чтобы создать отраслевое приложение без написания с нуля — только адаптация под специфику.</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ebe7de" w:val="clear"/>
        <w:spacing w:after="220" w:line="432" w:lineRule="auto"/>
        <w:rPr>
          <w:rFonts w:ascii="Manrope" w:cs="Manrope" w:eastAsia="Manrope" w:hAnsi="Manrope"/>
          <w:color w:val="4a4f5c"/>
          <w:sz w:val="21"/>
          <w:szCs w:val="21"/>
          <w:shd w:fill="f8f6f1" w:val="clear"/>
        </w:rPr>
      </w:pPr>
      <w:r w:rsidDel="00000000" w:rsidR="00000000" w:rsidRPr="00000000">
        <w:rPr>
          <w:rFonts w:ascii="Manrope" w:cs="Manrope" w:eastAsia="Manrope" w:hAnsi="Manrope"/>
          <w:color w:val="4a4f5c"/>
          <w:sz w:val="21"/>
          <w:szCs w:val="21"/>
          <w:shd w:fill="f8f6f1" w:val="clear"/>
          <w:rtl w:val="0"/>
        </w:rPr>
        <w:t xml:space="preserve">Разработанные вариации предоставляются другим кооперативам на тех же условиях: членский взнос за документ → покрытие расходов → возврат </w:t>
      </w:r>
      <w:ins w:author="Igor Smurov" w:id="26" w:date="2026-03-20T19:05:45Z">
        <w:r w:rsidDel="00000000" w:rsidR="00000000" w:rsidRPr="00000000">
          <w:rPr>
            <w:rFonts w:ascii="Manrope" w:cs="Manrope" w:eastAsia="Manrope" w:hAnsi="Manrope"/>
            <w:color w:val="4a4f5c"/>
            <w:sz w:val="21"/>
            <w:szCs w:val="21"/>
            <w:shd w:fill="f8f6f1" w:val="clear"/>
            <w:rtl w:val="0"/>
          </w:rPr>
          <w:t xml:space="preserve">паевых взносов </w:t>
        </w:r>
      </w:ins>
      <w:r w:rsidDel="00000000" w:rsidR="00000000" w:rsidRPr="00000000">
        <w:rPr>
          <w:rFonts w:ascii="Manrope" w:cs="Manrope" w:eastAsia="Manrope" w:hAnsi="Manrope"/>
          <w:color w:val="4a4f5c"/>
          <w:sz w:val="21"/>
          <w:szCs w:val="21"/>
          <w:shd w:fill="f8f6f1" w:val="clear"/>
          <w:rtl w:val="0"/>
        </w:rPr>
        <w:t xml:space="preserve">авторам через Благорост. Экосистема растёт, не дробя ценность.</w:t>
      </w:r>
    </w:p>
    <w:p w:rsidR="00000000" w:rsidDel="00000000" w:rsidP="00000000" w:rsidRDefault="00000000" w:rsidRPr="00000000" w14:paraId="00000030">
      <w:pPr>
        <w:rPr>
          <w:rFonts w:ascii="Manrope" w:cs="Manrope" w:eastAsia="Manrope" w:hAnsi="Manrope"/>
          <w:color w:val="4a4f5c"/>
          <w:sz w:val="20"/>
          <w:szCs w:val="20"/>
          <w:shd w:fill="f8f6f1" w:val="clear"/>
        </w:rPr>
      </w:pPr>
      <w:r w:rsidDel="00000000" w:rsidR="00000000" w:rsidRPr="00000000">
        <w:rPr>
          <w:rtl w:val="0"/>
        </w:rPr>
      </w:r>
    </w:p>
    <w:p w:rsidR="00000000" w:rsidDel="00000000" w:rsidP="00000000" w:rsidRDefault="00000000" w:rsidRPr="00000000" w14:paraId="0000003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rFonts w:ascii="Manrope" w:cs="Manrope" w:eastAsia="Manrope" w:hAnsi="Manrope"/>
          <w:color w:val="0e1118"/>
          <w:sz w:val="21"/>
          <w:szCs w:val="21"/>
          <w:shd w:fill="f8f6f1" w:val="clear"/>
        </w:rPr>
      </w:pPr>
      <w:bookmarkStart w:colFirst="0" w:colLast="0" w:name="_jve6nnjdv2z7" w:id="3"/>
      <w:bookmarkEnd w:id="3"/>
      <w:r w:rsidDel="00000000" w:rsidR="00000000" w:rsidRPr="00000000">
        <w:rPr>
          <w:rFonts w:ascii="Manrope" w:cs="Manrope" w:eastAsia="Manrope" w:hAnsi="Manrope"/>
          <w:color w:val="0e1118"/>
          <w:sz w:val="21"/>
          <w:szCs w:val="21"/>
          <w:shd w:fill="f8f6f1" w:val="clear"/>
          <w:rtl w:val="0"/>
        </w:rPr>
        <w:t xml:space="preserve">Смарт-контракт + документальные шаблоны</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60" w:lineRule="auto"/>
        <w:rPr>
          <w:rFonts w:ascii="Manrope" w:cs="Manrope" w:eastAsia="Manrope" w:hAnsi="Manrope"/>
          <w:color w:val="4a4f5c"/>
          <w:sz w:val="18"/>
          <w:szCs w:val="18"/>
          <w:shd w:fill="f8f6f1" w:val="clear"/>
        </w:rPr>
      </w:pPr>
      <w:ins w:author="Igor Smurov" w:id="27" w:date="2026-03-20T19:06:24Z">
        <w:r w:rsidDel="00000000" w:rsidR="00000000" w:rsidRPr="00000000">
          <w:rPr>
            <w:rFonts w:ascii="Manrope" w:cs="Manrope" w:eastAsia="Manrope" w:hAnsi="Manrope"/>
            <w:color w:val="4a4f5c"/>
            <w:sz w:val="18"/>
            <w:szCs w:val="18"/>
            <w:shd w:fill="f8f6f1" w:val="clear"/>
            <w:rtl w:val="0"/>
            <w:rPrChange w:author="Igor Smurov" w:id="28" w:date="2026-03-20T19:06:24Z">
              <w:rPr>
                <w:rFonts w:ascii="Manrope" w:cs="Manrope" w:eastAsia="Manrope" w:hAnsi="Manrope"/>
                <w:color w:val="0e1118"/>
                <w:sz w:val="21"/>
                <w:szCs w:val="21"/>
                <w:shd w:fill="f8f6f1" w:val="clear"/>
              </w:rPr>
            </w:rPrChange>
          </w:rPr>
          <w:t xml:space="preserve">Процессы и </w:t>
        </w:r>
      </w:ins>
      <w:del w:author="Igor Smurov" w:id="27" w:date="2026-03-20T19:06:24Z">
        <w:r w:rsidDel="00000000" w:rsidR="00000000" w:rsidRPr="00000000">
          <w:rPr>
            <w:rFonts w:ascii="Manrope" w:cs="Manrope" w:eastAsia="Manrope" w:hAnsi="Manrope"/>
            <w:color w:val="4a4f5c"/>
            <w:sz w:val="18"/>
            <w:szCs w:val="18"/>
            <w:shd w:fill="f8f6f1" w:val="clear"/>
            <w:rtl w:val="0"/>
            <w:rPrChange w:author="Igor Smurov" w:id="28" w:date="2026-03-20T19:06:24Z">
              <w:rPr>
                <w:rFonts w:ascii="Manrope" w:cs="Manrope" w:eastAsia="Manrope" w:hAnsi="Manrope"/>
                <w:color w:val="4a4f5c"/>
                <w:sz w:val="18"/>
                <w:szCs w:val="18"/>
                <w:shd w:fill="f8f6f1" w:val="clear"/>
              </w:rPr>
            </w:rPrChange>
          </w:rPr>
          <w:delText xml:space="preserve">Бизнес-</w:delText>
        </w:r>
      </w:del>
      <w:r w:rsidDel="00000000" w:rsidR="00000000" w:rsidRPr="00000000">
        <w:rPr>
          <w:rFonts w:ascii="Manrope" w:cs="Manrope" w:eastAsia="Manrope" w:hAnsi="Manrope"/>
          <w:color w:val="4a4f5c"/>
          <w:sz w:val="18"/>
          <w:szCs w:val="18"/>
          <w:shd w:fill="f8f6f1" w:val="clear"/>
          <w:rtl w:val="0"/>
        </w:rPr>
        <w:t xml:space="preserve">логика программы, зафиксированная в коде и праве. Основа, которую не нужно изобретать заново.</w:t>
      </w:r>
    </w:p>
    <w:p w:rsidR="00000000" w:rsidDel="00000000" w:rsidP="00000000" w:rsidRDefault="00000000" w:rsidRPr="00000000" w14:paraId="00000033">
      <w:pPr>
        <w:rPr>
          <w:rFonts w:ascii="JetBrains Mono" w:cs="JetBrains Mono" w:eastAsia="JetBrains Mono" w:hAnsi="JetBrains Mono"/>
          <w:color w:val="c9973a"/>
          <w:sz w:val="15"/>
          <w:szCs w:val="15"/>
          <w:shd w:fill="f8f6f1" w:val="clear"/>
        </w:rPr>
      </w:pPr>
      <w:r w:rsidDel="00000000" w:rsidR="00000000" w:rsidRPr="00000000">
        <w:rPr>
          <w:rFonts w:ascii="JetBrains Mono" w:cs="JetBrains Mono" w:eastAsia="JetBrains Mono" w:hAnsi="JetBrains Mono"/>
          <w:color w:val="c9973a"/>
          <w:sz w:val="15"/>
          <w:szCs w:val="15"/>
          <w:shd w:fill="f8f6f1" w:val="clear"/>
          <w:rtl w:val="0"/>
        </w:rPr>
        <w:t xml:space="preserve">02</w:t>
      </w:r>
    </w:p>
    <w:p w:rsidR="00000000" w:rsidDel="00000000" w:rsidP="00000000" w:rsidRDefault="00000000" w:rsidRPr="00000000" w14:paraId="00000034">
      <w:pPr>
        <w:rPr>
          <w:rFonts w:ascii="Manrope" w:cs="Manrope" w:eastAsia="Manrope" w:hAnsi="Manrope"/>
          <w:color w:val="4a4f5c"/>
          <w:sz w:val="20"/>
          <w:szCs w:val="20"/>
          <w:shd w:fill="f8f6f1" w:val="clear"/>
        </w:rPr>
      </w:pP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6f1" w:val="clear"/>
        <w:spacing w:after="420" w:before="0" w:line="264" w:lineRule="auto"/>
        <w:jc w:val="center"/>
        <w:rPr>
          <w:del w:author="Igor Smurov" w:id="29" w:date="2026-03-20T19:06:49Z"/>
          <w:rFonts w:ascii="Cormorant Garamond" w:cs="Cormorant Garamond" w:eastAsia="Cormorant Garamond" w:hAnsi="Cormorant Garamond"/>
          <w:color w:val="0e1118"/>
          <w:sz w:val="34"/>
          <w:szCs w:val="34"/>
          <w:shd w:fill="f8f6f1" w:val="clear"/>
        </w:rPr>
      </w:pPr>
      <w:r w:rsidDel="00000000" w:rsidR="00000000" w:rsidRPr="00000000">
        <w:rPr>
          <w:rFonts w:ascii="Cormorant Garamond" w:cs="Cormorant Garamond" w:eastAsia="Cormorant Garamond" w:hAnsi="Cormorant Garamond"/>
          <w:color w:val="0e1118"/>
          <w:sz w:val="34"/>
          <w:szCs w:val="34"/>
          <w:shd w:fill="f8f6f1" w:val="clear"/>
          <w:rtl w:val="0"/>
        </w:rPr>
        <w:t xml:space="preserve">Готовы </w:t>
      </w:r>
      <w:ins w:author="Igor Smurov" w:id="29" w:date="2026-03-20T19:06:49Z">
        <w:r w:rsidDel="00000000" w:rsidR="00000000" w:rsidRPr="00000000">
          <w:rPr>
            <w:rFonts w:ascii="Cormorant Garamond" w:cs="Cormorant Garamond" w:eastAsia="Cormorant Garamond" w:hAnsi="Cormorant Garamond"/>
            <w:color w:val="0e1118"/>
            <w:sz w:val="34"/>
            <w:szCs w:val="34"/>
            <w:shd w:fill="f8f6f1" w:val="clear"/>
            <w:rtl w:val="0"/>
          </w:rPr>
          <w:t xml:space="preserve">участвовать</w:t>
        </w:r>
      </w:ins>
      <w:del w:author="Igor Smurov" w:id="29" w:date="2026-03-20T19:06:49Z">
        <w:bookmarkStart w:colFirst="0" w:colLast="0" w:name="_que2a51ulkk9" w:id="4"/>
        <w:bookmarkEnd w:id="4"/>
        <w:r w:rsidDel="00000000" w:rsidR="00000000" w:rsidRPr="00000000">
          <w:rPr>
            <w:rFonts w:ascii="Cormorant Garamond" w:cs="Cormorant Garamond" w:eastAsia="Cormorant Garamond" w:hAnsi="Cormorant Garamond"/>
            <w:color w:val="0e1118"/>
            <w:sz w:val="34"/>
            <w:szCs w:val="34"/>
            <w:shd w:fill="f8f6f1" w:val="clear"/>
            <w:rtl w:val="0"/>
          </w:rPr>
          <w:delText xml:space="preserve">внести</w:delText>
        </w:r>
      </w:del>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6f1" w:val="clear"/>
        <w:spacing w:after="420" w:before="0" w:line="264" w:lineRule="auto"/>
        <w:jc w:val="center"/>
        <w:rPr>
          <w:rFonts w:ascii="Cormorant Garamond" w:cs="Cormorant Garamond" w:eastAsia="Cormorant Garamond" w:hAnsi="Cormorant Garamond"/>
          <w:i w:val="1"/>
          <w:iCs w:val="1"/>
          <w:color w:val="c9973a"/>
          <w:sz w:val="34"/>
          <w:szCs w:val="34"/>
          <w:shd w:fill="f8f6f1" w:val="clear"/>
        </w:rPr>
      </w:pPr>
      <w:bookmarkStart w:colFirst="0" w:colLast="0" w:name="_que2a51ulkk9" w:id="4"/>
      <w:bookmarkEnd w:id="4"/>
      <w:del w:author="Igor Smurov" w:id="29" w:date="2026-03-20T19:06:49Z">
        <w:r w:rsidDel="00000000" w:rsidR="00000000" w:rsidRPr="00000000">
          <w:rPr>
            <w:rFonts w:ascii="Cormorant Garamond" w:cs="Cormorant Garamond" w:eastAsia="Cormorant Garamond" w:hAnsi="Cormorant Garamond"/>
            <w:i w:val="1"/>
            <w:iCs w:val="1"/>
            <w:color w:val="c9973a"/>
            <w:sz w:val="34"/>
            <w:szCs w:val="34"/>
            <w:shd w:fill="f8f6f1" w:val="clear"/>
            <w:rtl w:val="0"/>
          </w:rPr>
          <w:delText xml:space="preserve">время или деньги</w:delText>
        </w:r>
      </w:del>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6f1" w:val="clear"/>
        <w:spacing w:after="420" w:before="0" w:line="264" w:lineRule="auto"/>
        <w:jc w:val="center"/>
        <w:rPr>
          <w:rFonts w:ascii="Cormorant Garamond" w:cs="Cormorant Garamond" w:eastAsia="Cormorant Garamond" w:hAnsi="Cormorant Garamond"/>
          <w:color w:val="0e1118"/>
          <w:sz w:val="34"/>
          <w:szCs w:val="34"/>
          <w:shd w:fill="f8f6f1" w:val="clear"/>
        </w:rPr>
      </w:pPr>
      <w:bookmarkStart w:colFirst="0" w:colLast="0" w:name="_que2a51ulkk9" w:id="4"/>
      <w:bookmarkEnd w:id="4"/>
      <w:r w:rsidDel="00000000" w:rsidR="00000000" w:rsidRPr="00000000">
        <w:rPr>
          <w:rFonts w:ascii="Cormorant Garamond" w:cs="Cormorant Garamond" w:eastAsia="Cormorant Garamond" w:hAnsi="Cormorant Garamond"/>
          <w:color w:val="0e1118"/>
          <w:sz w:val="34"/>
          <w:szCs w:val="34"/>
          <w:shd w:fill="f8f6f1" w:val="clear"/>
          <w:rtl w:val="0"/>
        </w:rPr>
        <w:t xml:space="preserve">в создание цифровой платформы ведения хозяйства?</w:t>
      </w:r>
    </w:p>
    <w:p w:rsidR="00000000" w:rsidDel="00000000" w:rsidP="00000000" w:rsidRDefault="00000000" w:rsidRPr="00000000" w14:paraId="00000038">
      <w:pPr>
        <w:rPr>
          <w:rFonts w:ascii="Manrope" w:cs="Manrope" w:eastAsia="Manrope" w:hAnsi="Manrope"/>
          <w:color w:val="4a4f5c"/>
          <w:sz w:val="20"/>
          <w:szCs w:val="20"/>
          <w:shd w:fill="f8f6f1" w:val="clea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gor Smurov" w:id="0" w:date="2026-03-20T15:59:1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Заголовок не соответствует последующему тексту. Ставит вопрос, на который ответ не ниже, а сильно ниже</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JetBrains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10" Type="http://schemas.openxmlformats.org/officeDocument/2006/relationships/font" Target="fonts/JetBrainsMono-boldItalic.ttf"/><Relationship Id="rId9" Type="http://schemas.openxmlformats.org/officeDocument/2006/relationships/font" Target="fonts/JetBrainsMono-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JetBrainsMono-regular.ttf"/><Relationship Id="rId8" Type="http://schemas.openxmlformats.org/officeDocument/2006/relationships/font" Target="fonts/JetBrains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